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D5386" w14:textId="77777777" w:rsidR="009C3052" w:rsidRPr="009C3052" w:rsidRDefault="009C3052" w:rsidP="009C3052">
      <w:pPr>
        <w:keepNext/>
        <w:keepLines/>
        <w:spacing w:before="360" w:after="80" w:line="276" w:lineRule="auto"/>
        <w:outlineLvl w:val="0"/>
        <w:rPr>
          <w:rFonts w:eastAsia="Yu Gothic Light"/>
          <w:b/>
          <w:bCs/>
          <w:color w:val="0F4761"/>
          <w:kern w:val="0"/>
          <w:sz w:val="28"/>
          <w:szCs w:val="28"/>
          <w:lang w:eastAsia="ja-JP"/>
          <w14:ligatures w14:val="none"/>
        </w:rPr>
      </w:pPr>
      <w:bookmarkStart w:id="0" w:name="_Toc224228488"/>
      <w:r w:rsidRPr="009C3052">
        <w:rPr>
          <w:rFonts w:eastAsia="Yu Gothic Light"/>
          <w:b/>
          <w:bCs/>
          <w:color w:val="0F4761"/>
          <w:kern w:val="0"/>
          <w:sz w:val="28"/>
          <w:szCs w:val="28"/>
          <w:lang w:eastAsia="ja-JP"/>
          <w14:ligatures w14:val="none"/>
        </w:rPr>
        <w:t>My Activities</w:t>
      </w:r>
      <w:bookmarkEnd w:id="0"/>
      <w:r w:rsidRPr="009C3052">
        <w:rPr>
          <w:rFonts w:eastAsia="Yu Gothic Light"/>
          <w:b/>
          <w:bCs/>
          <w:color w:val="0F4761"/>
          <w:kern w:val="0"/>
          <w:sz w:val="28"/>
          <w:szCs w:val="28"/>
          <w:lang w:eastAsia="ja-JP"/>
          <w14:ligatures w14:val="none"/>
        </w:rPr>
        <w:t xml:space="preserve"> </w:t>
      </w:r>
    </w:p>
    <w:p w14:paraId="3039FA8C" w14:textId="77777777" w:rsidR="009C3052" w:rsidRPr="009C3052" w:rsidRDefault="009C3052" w:rsidP="009C3052">
      <w:pPr>
        <w:keepNext/>
        <w:keepLines/>
        <w:spacing w:before="160" w:after="80" w:line="276" w:lineRule="auto"/>
        <w:outlineLvl w:val="1"/>
        <w:rPr>
          <w:rFonts w:eastAsia="Yu Gothic Light"/>
          <w:b/>
          <w:bCs/>
          <w:color w:val="0F4761"/>
          <w:kern w:val="0"/>
          <w:lang w:eastAsia="ja-JP"/>
          <w14:ligatures w14:val="none"/>
        </w:rPr>
      </w:pPr>
      <w:bookmarkStart w:id="1" w:name="_Toc224228489"/>
      <w:r w:rsidRPr="009C3052">
        <w:rPr>
          <w:rFonts w:eastAsia="Yu Gothic Light"/>
          <w:b/>
          <w:bCs/>
          <w:color w:val="0F4761"/>
          <w:kern w:val="0"/>
          <w:lang w:eastAsia="ja-JP"/>
          <w14:ligatures w14:val="none"/>
        </w:rPr>
        <w:t>1. My Activities – Page Overview</w:t>
      </w:r>
      <w:bookmarkEnd w:id="1"/>
    </w:p>
    <w:p w14:paraId="3B4D8F8C" w14:textId="77777777" w:rsidR="009C3052" w:rsidRPr="009C3052" w:rsidRDefault="009C3052" w:rsidP="009C3052">
      <w:pPr>
        <w:spacing w:line="276" w:lineRule="auto"/>
        <w:rPr>
          <w:rFonts w:eastAsia="Yu Mincho"/>
          <w:kern w:val="0"/>
          <w:lang w:eastAsia="ja-JP"/>
          <w14:ligatures w14:val="none"/>
        </w:rPr>
      </w:pPr>
      <w:r w:rsidRPr="009C3052">
        <w:rPr>
          <w:rFonts w:eastAsia="Yu Mincho"/>
          <w:kern w:val="0"/>
          <w:lang w:eastAsia="ja-JP"/>
          <w14:ligatures w14:val="none"/>
        </w:rPr>
        <w:t>The My Activities section serves as the main interface for users to execute their assigned tasks within MOS. It offers a centralized and organized view of all activities attributed to each user, consolidating assignments from various workflows. This unified perspective ensures that users can efficiently manage and track their responsibilities.</w:t>
      </w:r>
    </w:p>
    <w:p w14:paraId="2988BAAA" w14:textId="77777777" w:rsidR="009C3052" w:rsidRPr="009C3052" w:rsidRDefault="009C3052" w:rsidP="009C3052">
      <w:pPr>
        <w:spacing w:line="276" w:lineRule="auto"/>
        <w:rPr>
          <w:rFonts w:eastAsia="Yu Mincho"/>
          <w:kern w:val="0"/>
          <w:lang w:eastAsia="ja-JP"/>
          <w14:ligatures w14:val="none"/>
        </w:rPr>
      </w:pPr>
      <w:r w:rsidRPr="009C3052">
        <w:rPr>
          <w:rFonts w:eastAsia="Yu Mincho"/>
          <w:kern w:val="0"/>
          <w:lang w:eastAsia="ja-JP"/>
          <w14:ligatures w14:val="none"/>
        </w:rPr>
        <w:t xml:space="preserve">Access to activities within My Activities is determined dynamically </w:t>
      </w:r>
      <w:proofErr w:type="gramStart"/>
      <w:r w:rsidRPr="009C3052">
        <w:rPr>
          <w:rFonts w:eastAsia="Yu Mincho"/>
          <w:kern w:val="0"/>
          <w:lang w:eastAsia="ja-JP"/>
          <w14:ligatures w14:val="none"/>
        </w:rPr>
        <w:t>at</w:t>
      </w:r>
      <w:proofErr w:type="gramEnd"/>
      <w:r w:rsidRPr="009C3052">
        <w:rPr>
          <w:rFonts w:eastAsia="Yu Mincho"/>
          <w:kern w:val="0"/>
          <w:lang w:eastAsia="ja-JP"/>
          <w14:ligatures w14:val="none"/>
        </w:rPr>
        <w:t xml:space="preserve"> runtime. The visibility of content, as well as the range of actions that a user can perform, depends on several factors:</w:t>
      </w:r>
    </w:p>
    <w:p w14:paraId="7D6DC633" w14:textId="77777777" w:rsidR="009C3052" w:rsidRPr="009C3052" w:rsidRDefault="009C3052" w:rsidP="00A52D07">
      <w:pPr>
        <w:numPr>
          <w:ilvl w:val="0"/>
          <w:numId w:val="1"/>
        </w:numPr>
        <w:spacing w:line="276" w:lineRule="auto"/>
        <w:rPr>
          <w:rFonts w:eastAsia="Yu Mincho"/>
          <w:kern w:val="0"/>
          <w:lang w:eastAsia="ja-JP"/>
          <w14:ligatures w14:val="none"/>
        </w:rPr>
      </w:pPr>
      <w:r w:rsidRPr="009C3052">
        <w:rPr>
          <w:rFonts w:eastAsia="Yu Mincho"/>
          <w:kern w:val="0"/>
          <w:lang w:eastAsia="ja-JP"/>
          <w14:ligatures w14:val="none"/>
        </w:rPr>
        <w:t>User’s Assigned Roles (Permissions): The permissions granted to a user govern which actions and information they can access.</w:t>
      </w:r>
    </w:p>
    <w:p w14:paraId="77598670" w14:textId="77777777" w:rsidR="009C3052" w:rsidRPr="009C3052" w:rsidRDefault="009C3052" w:rsidP="00A52D07">
      <w:pPr>
        <w:numPr>
          <w:ilvl w:val="0"/>
          <w:numId w:val="1"/>
        </w:numPr>
        <w:spacing w:line="276" w:lineRule="auto"/>
        <w:rPr>
          <w:rFonts w:eastAsia="Yu Mincho"/>
          <w:kern w:val="0"/>
          <w:lang w:eastAsia="ja-JP"/>
          <w14:ligatures w14:val="none"/>
        </w:rPr>
      </w:pPr>
      <w:r w:rsidRPr="009C3052">
        <w:rPr>
          <w:rFonts w:eastAsia="Yu Mincho"/>
          <w:kern w:val="0"/>
          <w:lang w:eastAsia="ja-JP"/>
          <w14:ligatures w14:val="none"/>
        </w:rPr>
        <w:t>RACI Role for Each Workflow Step: The user’s specific RACI (Responsible, Accountable, Consulted, Informed) designation for individual workflow steps further influences what they can see and do.</w:t>
      </w:r>
    </w:p>
    <w:p w14:paraId="408776E4" w14:textId="77777777" w:rsidR="009C3052" w:rsidRPr="009C3052" w:rsidRDefault="009C3052" w:rsidP="00A52D07">
      <w:pPr>
        <w:numPr>
          <w:ilvl w:val="0"/>
          <w:numId w:val="1"/>
        </w:numPr>
        <w:spacing w:line="276" w:lineRule="auto"/>
        <w:rPr>
          <w:rFonts w:eastAsia="Yu Mincho"/>
          <w:kern w:val="0"/>
          <w:lang w:eastAsia="ja-JP"/>
          <w14:ligatures w14:val="none"/>
        </w:rPr>
      </w:pPr>
      <w:r w:rsidRPr="009C3052">
        <w:rPr>
          <w:rFonts w:eastAsia="Yu Mincho"/>
          <w:kern w:val="0"/>
          <w:lang w:eastAsia="ja-JP"/>
          <w14:ligatures w14:val="none"/>
        </w:rPr>
        <w:t>Approval Responsibilities: Any approval duties that have been assigned to the user within workflows also impact on the activities and options available to them.</w:t>
      </w:r>
    </w:p>
    <w:p w14:paraId="27E8DA94" w14:textId="77777777" w:rsidR="009C3052" w:rsidRPr="009C3052" w:rsidRDefault="009C3052" w:rsidP="009C3052">
      <w:pPr>
        <w:spacing w:line="276" w:lineRule="auto"/>
        <w:jc w:val="center"/>
        <w:rPr>
          <w:rFonts w:eastAsia="Yu Mincho"/>
          <w:kern w:val="0"/>
          <w:lang w:eastAsia="ja-JP"/>
          <w14:ligatures w14:val="none"/>
        </w:rPr>
      </w:pPr>
      <w:r w:rsidRPr="009C3052">
        <w:rPr>
          <w:rFonts w:eastAsia="Yu Mincho"/>
          <w:noProof/>
          <w:kern w:val="0"/>
          <w:lang w:eastAsia="ja-JP"/>
        </w:rPr>
        <w:drawing>
          <wp:inline distT="0" distB="0" distL="0" distR="0" wp14:anchorId="1305BC4A" wp14:editId="5E15215F">
            <wp:extent cx="5735320" cy="3547745"/>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5320" cy="3547745"/>
                    </a:xfrm>
                    <a:prstGeom prst="rect">
                      <a:avLst/>
                    </a:prstGeom>
                    <a:noFill/>
                    <a:ln>
                      <a:noFill/>
                    </a:ln>
                  </pic:spPr>
                </pic:pic>
              </a:graphicData>
            </a:graphic>
          </wp:inline>
        </w:drawing>
      </w:r>
    </w:p>
    <w:p w14:paraId="2B1619C3" w14:textId="77777777" w:rsidR="009C3052" w:rsidRPr="009C3052" w:rsidRDefault="009C3052" w:rsidP="009C3052">
      <w:pPr>
        <w:keepNext/>
        <w:keepLines/>
        <w:spacing w:before="160" w:after="80" w:line="276" w:lineRule="auto"/>
        <w:outlineLvl w:val="1"/>
        <w:rPr>
          <w:rFonts w:eastAsia="Times New Roman"/>
          <w:b/>
          <w:bCs/>
          <w:color w:val="0F4761"/>
        </w:rPr>
      </w:pPr>
      <w:bookmarkStart w:id="2" w:name="_Toc224228490"/>
      <w:r w:rsidRPr="009C3052">
        <w:rPr>
          <w:rFonts w:eastAsia="Times New Roman"/>
          <w:b/>
          <w:bCs/>
          <w:color w:val="0F4761"/>
        </w:rPr>
        <w:t>2. Activity Visibility Rules</w:t>
      </w:r>
      <w:bookmarkEnd w:id="2"/>
    </w:p>
    <w:p w14:paraId="09E717F3" w14:textId="77777777" w:rsidR="009C3052" w:rsidRPr="009C3052" w:rsidRDefault="009C3052" w:rsidP="009C3052">
      <w:pPr>
        <w:spacing w:line="276" w:lineRule="auto"/>
        <w:rPr>
          <w:rFonts w:eastAsia="Aptos"/>
        </w:rPr>
      </w:pPr>
      <w:r w:rsidRPr="009C3052">
        <w:rPr>
          <w:rFonts w:eastAsia="Aptos"/>
        </w:rPr>
        <w:t>Activity visibility within My Activities is governed by a combination of role permissions and RACI assignments at the workflow step level. These rules ensure that users have access only to the information and actions relevant to their assigned responsibilities, supporting both security and efficient task management.</w:t>
      </w:r>
    </w:p>
    <w:p w14:paraId="018E6B0C" w14:textId="77777777" w:rsidR="009C3052" w:rsidRPr="009C3052" w:rsidRDefault="009C3052" w:rsidP="009C3052">
      <w:pPr>
        <w:keepNext/>
        <w:keepLines/>
        <w:spacing w:before="160" w:after="80" w:line="276" w:lineRule="auto"/>
        <w:outlineLvl w:val="2"/>
        <w:rPr>
          <w:rFonts w:eastAsia="Times New Roman"/>
          <w:b/>
          <w:bCs/>
          <w:color w:val="0F4761"/>
        </w:rPr>
      </w:pPr>
      <w:bookmarkStart w:id="3" w:name="_Toc224228491"/>
      <w:r w:rsidRPr="009C3052">
        <w:rPr>
          <w:rFonts w:eastAsia="Times New Roman"/>
          <w:b/>
          <w:bCs/>
          <w:color w:val="0F4761"/>
        </w:rPr>
        <w:t>2.1 Responsible (R) Visibility.</w:t>
      </w:r>
      <w:bookmarkEnd w:id="3"/>
    </w:p>
    <w:p w14:paraId="4FAD4D73" w14:textId="77777777" w:rsidR="009C3052" w:rsidRPr="009C3052" w:rsidRDefault="009C3052" w:rsidP="009C3052">
      <w:pPr>
        <w:spacing w:line="276" w:lineRule="auto"/>
        <w:rPr>
          <w:rFonts w:eastAsia="Yu Mincho"/>
          <w:kern w:val="0"/>
          <w14:ligatures w14:val="none"/>
        </w:rPr>
      </w:pPr>
      <w:r w:rsidRPr="009C3052">
        <w:rPr>
          <w:rFonts w:eastAsia="Yu Mincho"/>
          <w:kern w:val="0"/>
          <w14:ligatures w14:val="none"/>
        </w:rPr>
        <w:t>Users assigned as Responsible (R) at the workflow step level shall:</w:t>
      </w:r>
    </w:p>
    <w:p w14:paraId="4681276B" w14:textId="77777777" w:rsidR="009C3052" w:rsidRPr="009C3052" w:rsidRDefault="009C3052" w:rsidP="00A52D07">
      <w:pPr>
        <w:numPr>
          <w:ilvl w:val="0"/>
          <w:numId w:val="2"/>
        </w:numPr>
        <w:spacing w:line="276" w:lineRule="auto"/>
        <w:rPr>
          <w:rFonts w:eastAsia="Yu Mincho"/>
          <w:kern w:val="0"/>
          <w14:ligatures w14:val="none"/>
        </w:rPr>
      </w:pPr>
      <w:r w:rsidRPr="009C3052">
        <w:rPr>
          <w:rFonts w:eastAsia="Yu Mincho"/>
          <w:kern w:val="0"/>
          <w14:ligatures w14:val="none"/>
        </w:rPr>
        <w:t>See all workflow steps where they are listed as Responsible</w:t>
      </w:r>
    </w:p>
    <w:p w14:paraId="63D215BA" w14:textId="77777777" w:rsidR="009C3052" w:rsidRPr="009C3052" w:rsidRDefault="009C3052" w:rsidP="00A52D07">
      <w:pPr>
        <w:numPr>
          <w:ilvl w:val="0"/>
          <w:numId w:val="2"/>
        </w:numPr>
        <w:spacing w:line="276" w:lineRule="auto"/>
        <w:rPr>
          <w:rFonts w:eastAsia="Yu Mincho"/>
          <w:kern w:val="0"/>
          <w14:ligatures w14:val="none"/>
        </w:rPr>
      </w:pPr>
      <w:r w:rsidRPr="009C3052">
        <w:rPr>
          <w:rFonts w:eastAsia="Yu Mincho"/>
          <w:kern w:val="0"/>
          <w14:ligatures w14:val="none"/>
        </w:rPr>
        <w:t>See only those activities within the step that are explicitly assigned to them</w:t>
      </w:r>
    </w:p>
    <w:p w14:paraId="0D9862F4" w14:textId="77777777" w:rsidR="009C3052" w:rsidRPr="009C3052" w:rsidRDefault="009C3052" w:rsidP="009C3052">
      <w:pPr>
        <w:spacing w:line="276" w:lineRule="auto"/>
        <w:rPr>
          <w:rFonts w:eastAsia="Yu Mincho"/>
          <w:kern w:val="0"/>
          <w14:ligatures w14:val="none"/>
        </w:rPr>
      </w:pPr>
      <w:r w:rsidRPr="009C3052">
        <w:rPr>
          <w:rFonts w:eastAsia="Yu Mincho"/>
          <w:kern w:val="0"/>
          <w14:ligatures w14:val="none"/>
        </w:rPr>
        <w:t>If multiple Responsible users exist for a step:</w:t>
      </w:r>
    </w:p>
    <w:p w14:paraId="2A18F113" w14:textId="77777777" w:rsidR="009C3052" w:rsidRPr="009C3052" w:rsidRDefault="009C3052" w:rsidP="00A52D07">
      <w:pPr>
        <w:numPr>
          <w:ilvl w:val="0"/>
          <w:numId w:val="3"/>
        </w:numPr>
        <w:spacing w:line="276" w:lineRule="auto"/>
        <w:rPr>
          <w:rFonts w:eastAsia="Yu Mincho"/>
          <w:kern w:val="0"/>
          <w14:ligatures w14:val="none"/>
        </w:rPr>
      </w:pPr>
      <w:r w:rsidRPr="009C3052">
        <w:rPr>
          <w:rFonts w:eastAsia="Yu Mincho"/>
          <w:kern w:val="0"/>
          <w14:ligatures w14:val="none"/>
        </w:rPr>
        <w:t>All Responsible users shall see the step</w:t>
      </w:r>
    </w:p>
    <w:p w14:paraId="19E535DA" w14:textId="77777777" w:rsidR="009C3052" w:rsidRPr="009C3052" w:rsidRDefault="009C3052" w:rsidP="00A52D07">
      <w:pPr>
        <w:numPr>
          <w:ilvl w:val="0"/>
          <w:numId w:val="3"/>
        </w:numPr>
        <w:spacing w:line="276" w:lineRule="auto"/>
        <w:rPr>
          <w:rFonts w:eastAsia="Yu Mincho"/>
          <w:kern w:val="0"/>
          <w14:ligatures w14:val="none"/>
        </w:rPr>
      </w:pPr>
      <w:r w:rsidRPr="009C3052">
        <w:rPr>
          <w:rFonts w:eastAsia="Yu Mincho"/>
          <w:kern w:val="0"/>
          <w14:ligatures w14:val="none"/>
        </w:rPr>
        <w:t>Only the user assigned to an activity shall see that activity</w:t>
      </w:r>
    </w:p>
    <w:p w14:paraId="094FBEC5" w14:textId="77777777" w:rsidR="009C3052" w:rsidRPr="009C3052" w:rsidRDefault="009C3052" w:rsidP="00A52D07">
      <w:pPr>
        <w:numPr>
          <w:ilvl w:val="0"/>
          <w:numId w:val="3"/>
        </w:numPr>
        <w:spacing w:line="276" w:lineRule="auto"/>
        <w:rPr>
          <w:rFonts w:eastAsia="Yu Mincho"/>
          <w:kern w:val="0"/>
          <w14:ligatures w14:val="none"/>
        </w:rPr>
      </w:pPr>
      <w:r w:rsidRPr="009C3052">
        <w:rPr>
          <w:rFonts w:eastAsia="Yu Mincho"/>
          <w:kern w:val="0"/>
          <w14:ligatures w14:val="none"/>
        </w:rPr>
        <w:t>Responsible users without assigned activities shall see the step but no activities under it</w:t>
      </w:r>
    </w:p>
    <w:p w14:paraId="5356457C" w14:textId="77777777" w:rsidR="009C3052" w:rsidRPr="009C3052" w:rsidRDefault="009C3052" w:rsidP="009C3052">
      <w:pPr>
        <w:keepNext/>
        <w:keepLines/>
        <w:spacing w:before="160" w:after="80" w:line="276" w:lineRule="auto"/>
        <w:outlineLvl w:val="2"/>
        <w:rPr>
          <w:rFonts w:eastAsia="Times New Roman"/>
          <w:b/>
          <w:bCs/>
          <w:color w:val="0F4761"/>
        </w:rPr>
      </w:pPr>
      <w:bookmarkStart w:id="4" w:name="_Toc224228492"/>
      <w:r w:rsidRPr="009C3052">
        <w:rPr>
          <w:rFonts w:eastAsia="Times New Roman"/>
          <w:b/>
          <w:bCs/>
          <w:color w:val="0F4761"/>
        </w:rPr>
        <w:t>2.2 Accountable (A) Visibility</w:t>
      </w:r>
      <w:bookmarkEnd w:id="4"/>
    </w:p>
    <w:p w14:paraId="2FB48F8C" w14:textId="77777777" w:rsidR="009C3052" w:rsidRPr="009C3052" w:rsidRDefault="009C3052" w:rsidP="009C3052">
      <w:pPr>
        <w:spacing w:line="276" w:lineRule="auto"/>
        <w:rPr>
          <w:rFonts w:eastAsia="Yu Mincho"/>
          <w:kern w:val="0"/>
          <w14:ligatures w14:val="none"/>
        </w:rPr>
      </w:pPr>
      <w:r w:rsidRPr="009C3052">
        <w:rPr>
          <w:rFonts w:eastAsia="Yu Mincho"/>
          <w:kern w:val="0"/>
          <w14:ligatures w14:val="none"/>
        </w:rPr>
        <w:t xml:space="preserve">Users assigned as </w:t>
      </w:r>
      <w:r w:rsidRPr="009C3052">
        <w:rPr>
          <w:rFonts w:eastAsia="Yu Mincho"/>
          <w:b/>
          <w:bCs/>
          <w:kern w:val="0"/>
          <w14:ligatures w14:val="none"/>
        </w:rPr>
        <w:t>Accountable (A)</w:t>
      </w:r>
      <w:r w:rsidRPr="009C3052">
        <w:rPr>
          <w:rFonts w:eastAsia="Yu Mincho"/>
          <w:kern w:val="0"/>
          <w14:ligatures w14:val="none"/>
        </w:rPr>
        <w:t xml:space="preserve"> for a workflow step shall:</w:t>
      </w:r>
    </w:p>
    <w:p w14:paraId="3CF3BE1C" w14:textId="77777777" w:rsidR="009C3052" w:rsidRPr="009C3052" w:rsidRDefault="009C3052" w:rsidP="00A52D07">
      <w:pPr>
        <w:numPr>
          <w:ilvl w:val="0"/>
          <w:numId w:val="4"/>
        </w:numPr>
        <w:spacing w:line="276" w:lineRule="auto"/>
        <w:contextualSpacing/>
        <w:rPr>
          <w:rFonts w:eastAsia="Yu Mincho"/>
          <w:kern w:val="0"/>
          <w14:ligatures w14:val="none"/>
        </w:rPr>
      </w:pPr>
      <w:r w:rsidRPr="009C3052">
        <w:rPr>
          <w:rFonts w:eastAsia="Yu Mincho"/>
          <w:kern w:val="0"/>
          <w14:ligatures w14:val="none"/>
        </w:rPr>
        <w:t>See all workflow steps where they are Accountable</w:t>
      </w:r>
    </w:p>
    <w:p w14:paraId="6DD10040" w14:textId="77777777" w:rsidR="009C3052" w:rsidRPr="009C3052" w:rsidRDefault="009C3052" w:rsidP="00A52D07">
      <w:pPr>
        <w:numPr>
          <w:ilvl w:val="0"/>
          <w:numId w:val="4"/>
        </w:numPr>
        <w:spacing w:line="276" w:lineRule="auto"/>
        <w:contextualSpacing/>
        <w:rPr>
          <w:rFonts w:eastAsia="Yu Mincho"/>
          <w:kern w:val="0"/>
          <w14:ligatures w14:val="none"/>
        </w:rPr>
      </w:pPr>
      <w:r w:rsidRPr="009C3052">
        <w:rPr>
          <w:rFonts w:eastAsia="Yu Mincho"/>
          <w:kern w:val="0"/>
          <w14:ligatures w14:val="none"/>
        </w:rPr>
        <w:t>See all activities under those steps, regardless of assignee</w:t>
      </w:r>
    </w:p>
    <w:p w14:paraId="06038D6A" w14:textId="77777777" w:rsidR="009C3052" w:rsidRPr="009C3052" w:rsidRDefault="009C3052" w:rsidP="00A52D07">
      <w:pPr>
        <w:numPr>
          <w:ilvl w:val="0"/>
          <w:numId w:val="4"/>
        </w:numPr>
        <w:spacing w:line="276" w:lineRule="auto"/>
        <w:contextualSpacing/>
        <w:rPr>
          <w:rFonts w:eastAsia="Yu Mincho"/>
          <w:kern w:val="0"/>
          <w14:ligatures w14:val="none"/>
        </w:rPr>
      </w:pPr>
      <w:r w:rsidRPr="009C3052">
        <w:rPr>
          <w:rFonts w:eastAsia="Yu Mincho"/>
          <w:kern w:val="0"/>
          <w14:ligatures w14:val="none"/>
        </w:rPr>
        <w:t>Access the Accountable For dashboard for monitoring execution</w:t>
      </w:r>
    </w:p>
    <w:p w14:paraId="5154E037" w14:textId="77777777" w:rsidR="009C3052" w:rsidRPr="009C3052" w:rsidRDefault="009C3052" w:rsidP="009C3052">
      <w:pPr>
        <w:spacing w:line="276" w:lineRule="auto"/>
        <w:rPr>
          <w:rFonts w:eastAsia="Yu Mincho"/>
          <w:kern w:val="0"/>
          <w14:ligatures w14:val="none"/>
        </w:rPr>
      </w:pPr>
    </w:p>
    <w:p w14:paraId="402A8D79" w14:textId="77777777" w:rsidR="009C3052" w:rsidRPr="009C3052" w:rsidRDefault="009C3052" w:rsidP="009C3052">
      <w:pPr>
        <w:keepNext/>
        <w:keepLines/>
        <w:spacing w:before="160" w:after="80" w:line="276" w:lineRule="auto"/>
        <w:outlineLvl w:val="2"/>
        <w:rPr>
          <w:rFonts w:eastAsia="Times New Roman"/>
          <w:b/>
          <w:bCs/>
          <w:color w:val="0F4761"/>
        </w:rPr>
      </w:pPr>
      <w:bookmarkStart w:id="5" w:name="_Toc224228493"/>
      <w:r w:rsidRPr="009C3052">
        <w:rPr>
          <w:rFonts w:eastAsia="Times New Roman"/>
          <w:b/>
          <w:bCs/>
          <w:color w:val="0F4761"/>
        </w:rPr>
        <w:t>2.3 Consulted (C) and Informed (I) Visibility</w:t>
      </w:r>
      <w:bookmarkEnd w:id="5"/>
    </w:p>
    <w:p w14:paraId="3B823F96" w14:textId="77777777" w:rsidR="009C3052" w:rsidRPr="009C3052" w:rsidRDefault="009C3052" w:rsidP="009C3052">
      <w:pPr>
        <w:spacing w:line="276" w:lineRule="auto"/>
        <w:rPr>
          <w:rFonts w:eastAsia="Yu Mincho"/>
          <w:kern w:val="0"/>
          <w14:ligatures w14:val="none"/>
        </w:rPr>
      </w:pPr>
      <w:r w:rsidRPr="009C3052">
        <w:rPr>
          <w:rFonts w:eastAsia="Yu Mincho"/>
          <w:kern w:val="0"/>
          <w14:ligatures w14:val="none"/>
        </w:rPr>
        <w:t xml:space="preserve">Users assigned as </w:t>
      </w:r>
      <w:r w:rsidRPr="009C3052">
        <w:rPr>
          <w:rFonts w:eastAsia="Yu Mincho"/>
          <w:b/>
          <w:bCs/>
          <w:kern w:val="0"/>
          <w14:ligatures w14:val="none"/>
        </w:rPr>
        <w:t>Consulted (C)</w:t>
      </w:r>
      <w:r w:rsidRPr="009C3052">
        <w:rPr>
          <w:rFonts w:eastAsia="Yu Mincho"/>
          <w:kern w:val="0"/>
          <w14:ligatures w14:val="none"/>
        </w:rPr>
        <w:t xml:space="preserve"> or </w:t>
      </w:r>
      <w:r w:rsidRPr="009C3052">
        <w:rPr>
          <w:rFonts w:eastAsia="Yu Mincho"/>
          <w:b/>
          <w:bCs/>
          <w:kern w:val="0"/>
          <w14:ligatures w14:val="none"/>
        </w:rPr>
        <w:t>Informed (I)</w:t>
      </w:r>
      <w:r w:rsidRPr="009C3052">
        <w:rPr>
          <w:rFonts w:eastAsia="Yu Mincho"/>
          <w:kern w:val="0"/>
          <w14:ligatures w14:val="none"/>
        </w:rPr>
        <w:t>:</w:t>
      </w:r>
    </w:p>
    <w:p w14:paraId="0ECE3529" w14:textId="77777777" w:rsidR="009C3052" w:rsidRPr="009C3052" w:rsidRDefault="009C3052" w:rsidP="00A52D07">
      <w:pPr>
        <w:numPr>
          <w:ilvl w:val="0"/>
          <w:numId w:val="5"/>
        </w:numPr>
        <w:spacing w:line="276" w:lineRule="auto"/>
        <w:rPr>
          <w:rFonts w:eastAsia="Yu Mincho"/>
          <w:kern w:val="0"/>
          <w14:ligatures w14:val="none"/>
        </w:rPr>
      </w:pPr>
      <w:r w:rsidRPr="009C3052">
        <w:rPr>
          <w:rFonts w:eastAsia="Yu Mincho"/>
          <w:kern w:val="0"/>
          <w14:ligatures w14:val="none"/>
        </w:rPr>
        <w:t>Shall not see workflow steps or activities (except meeting) in My Activities</w:t>
      </w:r>
    </w:p>
    <w:p w14:paraId="17DA2D4E" w14:textId="77777777" w:rsidR="009C3052" w:rsidRPr="009C3052" w:rsidRDefault="009C3052" w:rsidP="00A52D07">
      <w:pPr>
        <w:numPr>
          <w:ilvl w:val="0"/>
          <w:numId w:val="5"/>
        </w:numPr>
        <w:spacing w:line="276" w:lineRule="auto"/>
        <w:rPr>
          <w:rFonts w:eastAsia="Yu Mincho"/>
          <w:kern w:val="0"/>
          <w14:ligatures w14:val="none"/>
        </w:rPr>
      </w:pPr>
      <w:r w:rsidRPr="009C3052">
        <w:rPr>
          <w:rFonts w:eastAsia="Yu Mincho"/>
          <w:kern w:val="0"/>
          <w14:ligatures w14:val="none"/>
        </w:rPr>
        <w:t>Shall see meeting activities only if they are participants</w:t>
      </w:r>
    </w:p>
    <w:p w14:paraId="2808C0C9" w14:textId="77777777" w:rsidR="009C3052" w:rsidRPr="009C3052" w:rsidRDefault="009C3052" w:rsidP="00A52D07">
      <w:pPr>
        <w:numPr>
          <w:ilvl w:val="0"/>
          <w:numId w:val="5"/>
        </w:numPr>
        <w:spacing w:line="276" w:lineRule="auto"/>
        <w:rPr>
          <w:rFonts w:eastAsia="Yu Mincho"/>
          <w:kern w:val="0"/>
          <w14:ligatures w14:val="none"/>
        </w:rPr>
      </w:pPr>
      <w:r w:rsidRPr="009C3052">
        <w:rPr>
          <w:rFonts w:eastAsia="Yu Mincho"/>
          <w:kern w:val="0"/>
          <w14:ligatures w14:val="none"/>
        </w:rPr>
        <w:t>Shall have no execution or approval capabilities</w:t>
      </w:r>
    </w:p>
    <w:p w14:paraId="72D8A261" w14:textId="77777777" w:rsidR="009C3052" w:rsidRPr="009C3052" w:rsidRDefault="009C3052" w:rsidP="009C3052">
      <w:pPr>
        <w:spacing w:line="276" w:lineRule="auto"/>
        <w:rPr>
          <w:rFonts w:eastAsia="Yu Mincho"/>
          <w:kern w:val="0"/>
          <w14:ligatures w14:val="none"/>
        </w:rPr>
      </w:pPr>
      <w:r w:rsidRPr="009C3052">
        <w:rPr>
          <w:rFonts w:eastAsia="Yu Mincho"/>
          <w:kern w:val="0"/>
          <w:highlight w:val="yellow"/>
          <w14:ligatures w14:val="none"/>
        </w:rPr>
        <w:t>Note: VD Screens to be updated</w:t>
      </w:r>
      <w:r w:rsidRPr="009C3052">
        <w:rPr>
          <w:rFonts w:eastAsia="Yu Mincho"/>
          <w:kern w:val="0"/>
          <w14:ligatures w14:val="none"/>
        </w:rPr>
        <w:t xml:space="preserve"> </w:t>
      </w:r>
    </w:p>
    <w:p w14:paraId="7BDA4863" w14:textId="77777777" w:rsidR="009C3052" w:rsidRPr="009C3052" w:rsidRDefault="009C3052" w:rsidP="009C3052">
      <w:pPr>
        <w:keepNext/>
        <w:keepLines/>
        <w:spacing w:before="160" w:after="80" w:line="276" w:lineRule="auto"/>
        <w:outlineLvl w:val="2"/>
        <w:rPr>
          <w:rFonts w:eastAsia="Times New Roman"/>
          <w:b/>
          <w:bCs/>
          <w:color w:val="0F4761" w:themeColor="accent1" w:themeShade="BF"/>
          <w:kern w:val="0"/>
          <w:sz w:val="18"/>
          <w:szCs w:val="18"/>
          <w14:ligatures w14:val="none"/>
        </w:rPr>
      </w:pPr>
      <w:bookmarkStart w:id="6" w:name="_Toc224228495"/>
      <w:r w:rsidRPr="009C3052">
        <w:rPr>
          <w:rFonts w:eastAsia="Times New Roman"/>
          <w:b/>
          <w:bCs/>
          <w:color w:val="0F4761" w:themeColor="accent1" w:themeShade="BF"/>
        </w:rPr>
        <w:t>2.4 Action Activity Visibility</w:t>
      </w:r>
    </w:p>
    <w:p w14:paraId="00180690" w14:textId="77777777" w:rsidR="009C3052" w:rsidRPr="009C3052" w:rsidRDefault="009C3052" w:rsidP="00A52D07">
      <w:pPr>
        <w:numPr>
          <w:ilvl w:val="0"/>
          <w:numId w:val="6"/>
        </w:numPr>
        <w:spacing w:after="0" w:line="276" w:lineRule="auto"/>
        <w:rPr>
          <w:rFonts w:eastAsia="Times New Roman"/>
          <w:kern w:val="0"/>
          <w14:ligatures w14:val="none"/>
        </w:rPr>
      </w:pPr>
      <w:r w:rsidRPr="009C3052">
        <w:rPr>
          <w:rFonts w:eastAsia="Times New Roman"/>
        </w:rPr>
        <w:t xml:space="preserve">Users assigned as Responsible (R) shall see action activities that are currently assigned to them in </w:t>
      </w:r>
      <w:r w:rsidRPr="009C3052">
        <w:rPr>
          <w:rFonts w:eastAsia="Times New Roman"/>
          <w:i/>
          <w:iCs/>
        </w:rPr>
        <w:t>My Activities</w:t>
      </w:r>
      <w:r w:rsidRPr="009C3052">
        <w:rPr>
          <w:rFonts w:eastAsia="Times New Roman"/>
        </w:rPr>
        <w:t>, consistent with Responsible (R) visibility rules.</w:t>
      </w:r>
    </w:p>
    <w:p w14:paraId="34C07AE2" w14:textId="77777777" w:rsidR="009C3052" w:rsidRPr="009C3052" w:rsidRDefault="009C3052" w:rsidP="00A52D07">
      <w:pPr>
        <w:numPr>
          <w:ilvl w:val="0"/>
          <w:numId w:val="6"/>
        </w:numPr>
        <w:spacing w:after="0" w:line="276" w:lineRule="auto"/>
        <w:rPr>
          <w:rFonts w:eastAsia="Times New Roman"/>
        </w:rPr>
      </w:pPr>
      <w:r w:rsidRPr="009C3052">
        <w:rPr>
          <w:rFonts w:eastAsia="Times New Roman"/>
        </w:rPr>
        <w:t>For each action activity, the user’s view shall present enough context to understand what needs to be done and where it sits (step and linked references).</w:t>
      </w:r>
    </w:p>
    <w:p w14:paraId="57370F43" w14:textId="77777777" w:rsidR="009C3052" w:rsidRPr="009C3052" w:rsidRDefault="009C3052" w:rsidP="00A52D07">
      <w:pPr>
        <w:numPr>
          <w:ilvl w:val="0"/>
          <w:numId w:val="6"/>
        </w:numPr>
        <w:spacing w:after="0" w:line="276" w:lineRule="auto"/>
        <w:rPr>
          <w:rFonts w:eastAsia="Times New Roman"/>
        </w:rPr>
      </w:pPr>
      <w:r w:rsidRPr="009C3052">
        <w:rPr>
          <w:rFonts w:eastAsia="Times New Roman"/>
        </w:rPr>
        <w:t>Workflow Step – the step card/row that contains the action activity (step name/description as available).</w:t>
      </w:r>
    </w:p>
    <w:p w14:paraId="765158AD" w14:textId="77777777" w:rsidR="009C3052" w:rsidRPr="009C3052" w:rsidRDefault="009C3052" w:rsidP="00A52D07">
      <w:pPr>
        <w:numPr>
          <w:ilvl w:val="1"/>
          <w:numId w:val="7"/>
        </w:numPr>
        <w:spacing w:after="0" w:line="276" w:lineRule="auto"/>
        <w:rPr>
          <w:rFonts w:eastAsia="Times New Roman"/>
        </w:rPr>
      </w:pPr>
      <w:r w:rsidRPr="009C3052">
        <w:rPr>
          <w:rFonts w:eastAsia="Times New Roman"/>
        </w:rPr>
        <w:t>Action Activity – the action/task activity card that requires the Responsible user’s execution (title, status, and primary execution controls).</w:t>
      </w:r>
    </w:p>
    <w:p w14:paraId="29C3CECC" w14:textId="77777777" w:rsidR="009C3052" w:rsidRPr="009C3052" w:rsidRDefault="009C3052" w:rsidP="00A52D07">
      <w:pPr>
        <w:numPr>
          <w:ilvl w:val="1"/>
          <w:numId w:val="7"/>
        </w:numPr>
        <w:spacing w:after="0" w:line="276" w:lineRule="auto"/>
        <w:rPr>
          <w:rFonts w:eastAsia="Times New Roman"/>
        </w:rPr>
      </w:pPr>
      <w:r w:rsidRPr="009C3052">
        <w:rPr>
          <w:rFonts w:eastAsia="Times New Roman"/>
        </w:rPr>
        <w:t>Assigned to – Name of the responsible user to whom the activity is assigned to.</w:t>
      </w:r>
    </w:p>
    <w:p w14:paraId="57E13BF4" w14:textId="77777777" w:rsidR="009C3052" w:rsidRPr="009C3052" w:rsidRDefault="009C3052" w:rsidP="00A52D07">
      <w:pPr>
        <w:numPr>
          <w:ilvl w:val="1"/>
          <w:numId w:val="7"/>
        </w:numPr>
        <w:spacing w:after="0" w:line="276" w:lineRule="auto"/>
        <w:rPr>
          <w:rFonts w:eastAsia="Times New Roman"/>
        </w:rPr>
      </w:pPr>
      <w:r w:rsidRPr="009C3052">
        <w:rPr>
          <w:rFonts w:eastAsia="Times New Roman"/>
        </w:rPr>
        <w:t xml:space="preserve">Action execution actions: Mark as Done and Undo Done </w:t>
      </w:r>
    </w:p>
    <w:p w14:paraId="76C5E34B" w14:textId="77777777" w:rsidR="009C3052" w:rsidRPr="009C3052" w:rsidRDefault="009C3052" w:rsidP="00A52D07">
      <w:pPr>
        <w:numPr>
          <w:ilvl w:val="1"/>
          <w:numId w:val="7"/>
        </w:numPr>
        <w:spacing w:after="0" w:line="276" w:lineRule="auto"/>
        <w:rPr>
          <w:rFonts w:eastAsia="Times New Roman"/>
        </w:rPr>
      </w:pPr>
      <w:r w:rsidRPr="009C3052">
        <w:rPr>
          <w:rFonts w:eastAsia="Times New Roman"/>
        </w:rPr>
        <w:t>Action execution context: Detailed description/ instructions on the activity assigned</w:t>
      </w:r>
    </w:p>
    <w:p w14:paraId="20ADA46A" w14:textId="77777777" w:rsidR="009C3052" w:rsidRPr="009C3052" w:rsidRDefault="009C3052" w:rsidP="00A52D07">
      <w:pPr>
        <w:numPr>
          <w:ilvl w:val="1"/>
          <w:numId w:val="7"/>
        </w:numPr>
        <w:spacing w:before="160" w:after="80" w:line="276" w:lineRule="auto"/>
        <w:rPr>
          <w:rFonts w:eastAsia="Aptos"/>
          <w:kern w:val="0"/>
          <w14:ligatures w14:val="none"/>
        </w:rPr>
      </w:pPr>
      <w:r w:rsidRPr="009C3052">
        <w:rPr>
          <w:rFonts w:eastAsia="Times New Roman"/>
        </w:rPr>
        <w:t xml:space="preserve">Linked references: the ability to open/view any linked supporting material (e.g., URLs provided in the Action activity Comment) </w:t>
      </w:r>
    </w:p>
    <w:p w14:paraId="40894D33" w14:textId="77777777" w:rsidR="009C3052" w:rsidRPr="009C3052" w:rsidRDefault="009C3052" w:rsidP="009C3052">
      <w:pPr>
        <w:spacing w:line="276" w:lineRule="auto"/>
        <w:rPr>
          <w:rFonts w:eastAsia="Yu Mincho"/>
          <w:kern w:val="0"/>
          <w14:ligatures w14:val="none"/>
        </w:rPr>
      </w:pPr>
      <w:r w:rsidRPr="009C3052">
        <w:rPr>
          <w:rFonts w:eastAsia="Yu Mincho"/>
          <w:kern w:val="0"/>
          <w:highlight w:val="yellow"/>
          <w14:ligatures w14:val="none"/>
        </w:rPr>
        <w:t>Note: VD Screens to be updated</w:t>
      </w:r>
      <w:r w:rsidRPr="009C3052">
        <w:rPr>
          <w:rFonts w:eastAsia="Yu Mincho"/>
          <w:kern w:val="0"/>
          <w14:ligatures w14:val="none"/>
        </w:rPr>
        <w:t xml:space="preserve"> </w:t>
      </w:r>
    </w:p>
    <w:p w14:paraId="6E637D6F" w14:textId="77777777" w:rsidR="009C3052" w:rsidRPr="009C3052" w:rsidRDefault="009C3052" w:rsidP="009C3052">
      <w:pPr>
        <w:keepNext/>
        <w:keepLines/>
        <w:spacing w:before="160" w:after="80" w:line="276" w:lineRule="auto"/>
        <w:outlineLvl w:val="2"/>
        <w:rPr>
          <w:rFonts w:eastAsia="Times New Roman"/>
          <w:b/>
          <w:bCs/>
          <w:color w:val="0F4761" w:themeColor="accent1" w:themeShade="BF"/>
          <w:kern w:val="0"/>
          <w:sz w:val="18"/>
          <w:szCs w:val="18"/>
          <w14:ligatures w14:val="none"/>
        </w:rPr>
      </w:pPr>
      <w:r w:rsidRPr="009C3052">
        <w:rPr>
          <w:rFonts w:eastAsia="Times New Roman"/>
          <w:b/>
          <w:bCs/>
          <w:color w:val="0F4761" w:themeColor="accent1" w:themeShade="BF"/>
        </w:rPr>
        <w:t>2.5 Meeting Activity Visibility</w:t>
      </w:r>
    </w:p>
    <w:p w14:paraId="79CFF857" w14:textId="77777777" w:rsidR="009C3052" w:rsidRPr="009C3052" w:rsidRDefault="009C3052" w:rsidP="00A52D07">
      <w:pPr>
        <w:numPr>
          <w:ilvl w:val="0"/>
          <w:numId w:val="8"/>
        </w:numPr>
        <w:spacing w:after="0" w:line="276" w:lineRule="auto"/>
        <w:rPr>
          <w:rFonts w:eastAsia="Times New Roman"/>
          <w:kern w:val="0"/>
          <w14:ligatures w14:val="none"/>
        </w:rPr>
      </w:pPr>
      <w:r w:rsidRPr="009C3052">
        <w:rPr>
          <w:rFonts w:eastAsia="Times New Roman"/>
        </w:rPr>
        <w:t>Meeting activities shall be visible to users who are participants (including users assigned as Consulted (C) or Informed (I) for the step).</w:t>
      </w:r>
    </w:p>
    <w:p w14:paraId="3A772CE6" w14:textId="77777777" w:rsidR="009C3052" w:rsidRPr="009C3052" w:rsidRDefault="009C3052" w:rsidP="00A52D07">
      <w:pPr>
        <w:numPr>
          <w:ilvl w:val="0"/>
          <w:numId w:val="8"/>
        </w:numPr>
        <w:spacing w:after="0" w:line="276" w:lineRule="auto"/>
        <w:rPr>
          <w:rFonts w:eastAsia="Times New Roman"/>
        </w:rPr>
      </w:pPr>
      <w:r w:rsidRPr="009C3052">
        <w:rPr>
          <w:rFonts w:eastAsia="Times New Roman"/>
        </w:rPr>
        <w:t xml:space="preserve">For each meeting, the participant’s view shall present enough context to understand what the meeting is for and where it sits (step and linked references). </w:t>
      </w:r>
    </w:p>
    <w:p w14:paraId="090240CF" w14:textId="77777777" w:rsidR="009C3052" w:rsidRPr="009C3052" w:rsidRDefault="009C3052" w:rsidP="00A52D07">
      <w:pPr>
        <w:numPr>
          <w:ilvl w:val="0"/>
          <w:numId w:val="8"/>
        </w:numPr>
        <w:spacing w:after="0" w:line="276" w:lineRule="auto"/>
        <w:rPr>
          <w:rFonts w:eastAsia="Times New Roman"/>
        </w:rPr>
      </w:pPr>
      <w:r w:rsidRPr="009C3052">
        <w:rPr>
          <w:rFonts w:eastAsia="Times New Roman"/>
        </w:rPr>
        <w:t>Workflow Step – the step card/row that contains the meeting activity (step name/description as available).</w:t>
      </w:r>
    </w:p>
    <w:p w14:paraId="367D0317" w14:textId="77777777" w:rsidR="009C3052" w:rsidRPr="009C3052" w:rsidRDefault="009C3052" w:rsidP="00A52D07">
      <w:pPr>
        <w:numPr>
          <w:ilvl w:val="1"/>
          <w:numId w:val="9"/>
        </w:numPr>
        <w:spacing w:after="0" w:line="276" w:lineRule="auto"/>
        <w:rPr>
          <w:rFonts w:eastAsia="Times New Roman"/>
        </w:rPr>
      </w:pPr>
      <w:r w:rsidRPr="009C3052">
        <w:rPr>
          <w:rFonts w:eastAsia="Times New Roman"/>
        </w:rPr>
        <w:t>Meeting Activity – the meeting activity card that requires the participant’s engagement (title, status, and participant controls as applicable).</w:t>
      </w:r>
    </w:p>
    <w:p w14:paraId="74EC648A" w14:textId="77777777" w:rsidR="009C3052" w:rsidRDefault="009C3052" w:rsidP="00A52D07">
      <w:pPr>
        <w:numPr>
          <w:ilvl w:val="1"/>
          <w:numId w:val="9"/>
        </w:numPr>
        <w:spacing w:after="0" w:line="276" w:lineRule="auto"/>
        <w:rPr>
          <w:rFonts w:eastAsia="Times New Roman"/>
        </w:rPr>
      </w:pPr>
      <w:r w:rsidRPr="009C3052">
        <w:rPr>
          <w:rFonts w:eastAsia="Times New Roman"/>
        </w:rPr>
        <w:t>Meeting details – the meeting title, scheduled date/time, location or join method (Offline/Online</w:t>
      </w:r>
      <w:proofErr w:type="gramStart"/>
      <w:r w:rsidRPr="009C3052">
        <w:rPr>
          <w:rFonts w:eastAsia="Times New Roman"/>
        </w:rPr>
        <w:t>),Teams</w:t>
      </w:r>
      <w:proofErr w:type="gramEnd"/>
      <w:r w:rsidRPr="009C3052">
        <w:rPr>
          <w:rFonts w:eastAsia="Times New Roman"/>
        </w:rPr>
        <w:t xml:space="preserve"> </w:t>
      </w:r>
      <w:proofErr w:type="gramStart"/>
      <w:r w:rsidRPr="009C3052">
        <w:rPr>
          <w:rFonts w:eastAsia="Times New Roman"/>
        </w:rPr>
        <w:t>Link(</w:t>
      </w:r>
      <w:proofErr w:type="gramEnd"/>
      <w:r w:rsidRPr="009C3052">
        <w:rPr>
          <w:rFonts w:eastAsia="Times New Roman"/>
        </w:rPr>
        <w:t xml:space="preserve">If it’s an online meeting) and </w:t>
      </w:r>
      <w:proofErr w:type="gramStart"/>
      <w:r w:rsidRPr="009C3052">
        <w:rPr>
          <w:rFonts w:eastAsia="Times New Roman"/>
        </w:rPr>
        <w:t>current status</w:t>
      </w:r>
      <w:proofErr w:type="gramEnd"/>
      <w:r w:rsidRPr="009C3052">
        <w:rPr>
          <w:rFonts w:eastAsia="Times New Roman"/>
        </w:rPr>
        <w:t xml:space="preserve"> (Scheduled/Completed).</w:t>
      </w:r>
    </w:p>
    <w:p w14:paraId="6946D1F4" w14:textId="5DB255C9" w:rsidR="00017376" w:rsidRPr="00017376" w:rsidRDefault="00017376" w:rsidP="00017376">
      <w:pPr>
        <w:numPr>
          <w:ilvl w:val="1"/>
          <w:numId w:val="9"/>
        </w:numPr>
        <w:spacing w:after="0" w:line="276" w:lineRule="auto"/>
        <w:rPr>
          <w:rFonts w:eastAsia="Times New Roman"/>
        </w:rPr>
      </w:pPr>
      <w:r w:rsidRPr="00017376">
        <w:rPr>
          <w:rFonts w:eastAsia="Times New Roman"/>
        </w:rPr>
        <w:t xml:space="preserve">Only the meeting Organizer can mark the meeting activity as Completed </w:t>
      </w:r>
    </w:p>
    <w:p w14:paraId="5CF15FDF" w14:textId="77777777" w:rsidR="00017376" w:rsidRPr="00017376" w:rsidRDefault="00017376" w:rsidP="00017376">
      <w:pPr>
        <w:numPr>
          <w:ilvl w:val="1"/>
          <w:numId w:val="9"/>
        </w:numPr>
        <w:spacing w:after="0" w:line="276" w:lineRule="auto"/>
        <w:rPr>
          <w:rFonts w:eastAsia="Times New Roman"/>
        </w:rPr>
      </w:pPr>
      <w:r w:rsidRPr="00017376">
        <w:rPr>
          <w:rFonts w:eastAsia="Times New Roman"/>
        </w:rPr>
        <w:t>All configured participants shall see the meeting activity in My Activities, but they shall not be permitted to mark it as Completed.</w:t>
      </w:r>
    </w:p>
    <w:p w14:paraId="6FCCF554" w14:textId="1FEF9B1F" w:rsidR="00017376" w:rsidRPr="00017376" w:rsidRDefault="00017376" w:rsidP="00017376">
      <w:pPr>
        <w:numPr>
          <w:ilvl w:val="1"/>
          <w:numId w:val="9"/>
        </w:numPr>
        <w:spacing w:after="0" w:line="276" w:lineRule="auto"/>
        <w:rPr>
          <w:rFonts w:eastAsia="Times New Roman"/>
        </w:rPr>
      </w:pPr>
      <w:r w:rsidRPr="00017376">
        <w:rPr>
          <w:rFonts w:eastAsia="Times New Roman"/>
        </w:rPr>
        <w:t>When the Organizer marks the meeting activity as Completed, the Completed status shall be reflected for all users who have visibility of the activity (Organizer and all participants).</w:t>
      </w:r>
    </w:p>
    <w:p w14:paraId="2BDA0482" w14:textId="77777777" w:rsidR="009C3052" w:rsidRPr="009C3052" w:rsidRDefault="009C3052" w:rsidP="009C3052">
      <w:pPr>
        <w:spacing w:line="276" w:lineRule="auto"/>
        <w:rPr>
          <w:rFonts w:eastAsia="Yu Mincho"/>
          <w:kern w:val="0"/>
          <w14:ligatures w14:val="none"/>
        </w:rPr>
      </w:pPr>
      <w:r w:rsidRPr="009C3052">
        <w:rPr>
          <w:rFonts w:eastAsia="Yu Mincho"/>
          <w:kern w:val="0"/>
          <w:highlight w:val="yellow"/>
          <w14:ligatures w14:val="none"/>
        </w:rPr>
        <w:t>Note: VD Screens to be updated</w:t>
      </w:r>
      <w:r w:rsidRPr="009C3052">
        <w:rPr>
          <w:rFonts w:eastAsia="Yu Mincho"/>
          <w:kern w:val="0"/>
          <w14:ligatures w14:val="none"/>
        </w:rPr>
        <w:t xml:space="preserve"> </w:t>
      </w:r>
    </w:p>
    <w:p w14:paraId="65EBCB29" w14:textId="09C0F380" w:rsidR="009C3052" w:rsidRPr="009C3052" w:rsidRDefault="009C3052" w:rsidP="009C3052">
      <w:pPr>
        <w:keepNext/>
        <w:keepLines/>
        <w:spacing w:before="160" w:after="80" w:line="276" w:lineRule="auto"/>
        <w:outlineLvl w:val="2"/>
        <w:rPr>
          <w:rFonts w:eastAsia="Times New Roman"/>
          <w:b/>
          <w:bCs/>
          <w:color w:val="0F4761"/>
        </w:rPr>
      </w:pPr>
      <w:bookmarkStart w:id="7" w:name="_Toc224228494"/>
      <w:r w:rsidRPr="009C3052">
        <w:rPr>
          <w:rFonts w:eastAsia="Times New Roman"/>
          <w:b/>
          <w:bCs/>
          <w:color w:val="0F4761"/>
        </w:rPr>
        <w:t xml:space="preserve">2.6 Approval </w:t>
      </w:r>
      <w:bookmarkEnd w:id="7"/>
      <w:r w:rsidR="001D7CD7">
        <w:rPr>
          <w:rFonts w:eastAsia="Times New Roman"/>
          <w:b/>
          <w:bCs/>
          <w:color w:val="0F4761"/>
        </w:rPr>
        <w:t xml:space="preserve">Flow </w:t>
      </w:r>
      <w:r w:rsidR="001D7CD7" w:rsidRPr="009C3052">
        <w:rPr>
          <w:rFonts w:eastAsia="Times New Roman"/>
          <w:b/>
          <w:bCs/>
          <w:color w:val="0F4761"/>
        </w:rPr>
        <w:t>Visibility</w:t>
      </w:r>
    </w:p>
    <w:p w14:paraId="21DDDF3B" w14:textId="77777777" w:rsidR="009C3052" w:rsidRPr="009C3052" w:rsidRDefault="009C3052" w:rsidP="00A52D07">
      <w:pPr>
        <w:numPr>
          <w:ilvl w:val="0"/>
          <w:numId w:val="10"/>
        </w:numPr>
        <w:spacing w:line="276" w:lineRule="auto"/>
        <w:contextualSpacing/>
        <w:rPr>
          <w:rFonts w:eastAsia="Times New Roman"/>
          <w:kern w:val="0"/>
          <w14:ligatures w14:val="none"/>
        </w:rPr>
      </w:pPr>
      <w:r w:rsidRPr="009C3052">
        <w:rPr>
          <w:rFonts w:eastAsia="Times New Roman"/>
        </w:rPr>
        <w:t xml:space="preserve">Users assigned as Approvers shall see approval activities that are currently pending their action in </w:t>
      </w:r>
      <w:r w:rsidRPr="009C3052">
        <w:rPr>
          <w:rFonts w:eastAsia="Times New Roman"/>
          <w:i/>
          <w:iCs/>
        </w:rPr>
        <w:t>My Activities</w:t>
      </w:r>
      <w:r w:rsidRPr="009C3052">
        <w:rPr>
          <w:rFonts w:eastAsia="Times New Roman"/>
        </w:rPr>
        <w:t>.</w:t>
      </w:r>
    </w:p>
    <w:p w14:paraId="57C98D29" w14:textId="77777777" w:rsidR="009C3052" w:rsidRPr="009C3052" w:rsidRDefault="009C3052" w:rsidP="00A52D07">
      <w:pPr>
        <w:numPr>
          <w:ilvl w:val="0"/>
          <w:numId w:val="10"/>
        </w:numPr>
        <w:spacing w:line="276" w:lineRule="auto"/>
        <w:contextualSpacing/>
        <w:rPr>
          <w:rFonts w:eastAsia="Times New Roman"/>
          <w:kern w:val="0"/>
          <w14:ligatures w14:val="none"/>
        </w:rPr>
      </w:pPr>
      <w:r w:rsidRPr="009C3052">
        <w:rPr>
          <w:rFonts w:eastAsia="Times New Roman"/>
        </w:rPr>
        <w:t xml:space="preserve">For each pending approval, the Approver’s view shall present enough context to understand </w:t>
      </w:r>
      <w:r w:rsidRPr="009C3052">
        <w:rPr>
          <w:rFonts w:eastAsia="Times New Roman"/>
          <w:i/>
          <w:iCs/>
        </w:rPr>
        <w:t>what</w:t>
      </w:r>
      <w:r w:rsidRPr="009C3052">
        <w:rPr>
          <w:rFonts w:eastAsia="Times New Roman"/>
        </w:rPr>
        <w:t xml:space="preserve"> is being approved and </w:t>
      </w:r>
      <w:r w:rsidRPr="009C3052">
        <w:rPr>
          <w:rFonts w:eastAsia="Times New Roman"/>
          <w:i/>
          <w:iCs/>
        </w:rPr>
        <w:t>where</w:t>
      </w:r>
      <w:r w:rsidRPr="009C3052">
        <w:rPr>
          <w:rFonts w:eastAsia="Times New Roman"/>
        </w:rPr>
        <w:t xml:space="preserve"> it sits (step and linked action reference). The approval card does </w:t>
      </w:r>
      <w:r w:rsidRPr="009C3052">
        <w:rPr>
          <w:rFonts w:eastAsia="Times New Roman"/>
          <w:b/>
          <w:bCs/>
        </w:rPr>
        <w:t>not</w:t>
      </w:r>
      <w:r w:rsidRPr="009C3052">
        <w:rPr>
          <w:rFonts w:eastAsia="Times New Roman"/>
        </w:rPr>
        <w:t xml:space="preserve"> need to display workflow name or workflow state for MVP.</w:t>
      </w:r>
    </w:p>
    <w:p w14:paraId="6A39369B" w14:textId="77777777" w:rsidR="009C3052" w:rsidRPr="009C3052" w:rsidRDefault="009C3052" w:rsidP="00A52D07">
      <w:pPr>
        <w:numPr>
          <w:ilvl w:val="1"/>
          <w:numId w:val="11"/>
        </w:numPr>
        <w:spacing w:after="0" w:line="276" w:lineRule="auto"/>
        <w:rPr>
          <w:rFonts w:eastAsia="Times New Roman"/>
          <w:kern w:val="0"/>
          <w14:ligatures w14:val="none"/>
        </w:rPr>
      </w:pPr>
      <w:r w:rsidRPr="009C3052">
        <w:rPr>
          <w:rFonts w:eastAsia="Times New Roman"/>
        </w:rPr>
        <w:t>Workflow Step – the step card/row that contains the approval (step name/description as available).</w:t>
      </w:r>
    </w:p>
    <w:p w14:paraId="2FF0DAE9" w14:textId="77777777" w:rsidR="009C3052" w:rsidRPr="009C3052" w:rsidRDefault="009C3052" w:rsidP="00A52D07">
      <w:pPr>
        <w:numPr>
          <w:ilvl w:val="1"/>
          <w:numId w:val="11"/>
        </w:numPr>
        <w:spacing w:after="0" w:line="276" w:lineRule="auto"/>
        <w:rPr>
          <w:rFonts w:eastAsia="Times New Roman"/>
          <w:kern w:val="0"/>
          <w14:ligatures w14:val="none"/>
        </w:rPr>
      </w:pPr>
      <w:r w:rsidRPr="009C3052">
        <w:rPr>
          <w:rFonts w:eastAsia="Times New Roman"/>
        </w:rPr>
        <w:t>Approval Activity – the approval activity card that requires the Approver’s decision (title, status, and approve/reject controls).</w:t>
      </w:r>
    </w:p>
    <w:p w14:paraId="460AE720" w14:textId="77777777" w:rsidR="009C3052" w:rsidRPr="009C3052" w:rsidRDefault="009C3052" w:rsidP="00A52D07">
      <w:pPr>
        <w:numPr>
          <w:ilvl w:val="0"/>
          <w:numId w:val="10"/>
        </w:numPr>
        <w:spacing w:line="276" w:lineRule="auto"/>
        <w:contextualSpacing/>
        <w:rPr>
          <w:rFonts w:eastAsia="Times New Roman"/>
          <w:kern w:val="0"/>
          <w14:ligatures w14:val="none"/>
        </w:rPr>
      </w:pPr>
      <w:r w:rsidRPr="009C3052">
        <w:rPr>
          <w:rFonts w:eastAsia="Times New Roman"/>
        </w:rPr>
        <w:t>Linked Action Activity – the specific action/task activity that the approval is associated with.</w:t>
      </w:r>
    </w:p>
    <w:p w14:paraId="2B517F3B" w14:textId="77777777" w:rsidR="009C3052" w:rsidRPr="009C3052" w:rsidRDefault="009C3052" w:rsidP="00A52D07">
      <w:pPr>
        <w:numPr>
          <w:ilvl w:val="1"/>
          <w:numId w:val="12"/>
        </w:numPr>
        <w:spacing w:after="0" w:line="276" w:lineRule="auto"/>
        <w:rPr>
          <w:rFonts w:eastAsia="Times New Roman"/>
          <w:kern w:val="0"/>
          <w14:ligatures w14:val="none"/>
        </w:rPr>
      </w:pPr>
      <w:r w:rsidRPr="009C3052">
        <w:rPr>
          <w:rFonts w:eastAsia="Times New Roman"/>
        </w:rPr>
        <w:t>Approval decision actions: Approve and Reject (Reject requires a mandatory comment).</w:t>
      </w:r>
    </w:p>
    <w:p w14:paraId="708AD4A5" w14:textId="77777777" w:rsidR="009C3052" w:rsidRPr="009C3052" w:rsidRDefault="009C3052" w:rsidP="00A52D07">
      <w:pPr>
        <w:numPr>
          <w:ilvl w:val="1"/>
          <w:numId w:val="12"/>
        </w:numPr>
        <w:spacing w:after="0" w:line="276" w:lineRule="auto"/>
        <w:rPr>
          <w:rFonts w:eastAsia="Times New Roman"/>
          <w:kern w:val="0"/>
          <w14:ligatures w14:val="none"/>
        </w:rPr>
      </w:pPr>
      <w:r w:rsidRPr="009C3052">
        <w:rPr>
          <w:rFonts w:eastAsia="Times New Roman"/>
        </w:rPr>
        <w:t>Linked action reference: the name of the linked action activity and the ability to open/view its details (read-only) for verification before approving.</w:t>
      </w:r>
    </w:p>
    <w:p w14:paraId="190CB275" w14:textId="77777777" w:rsidR="009C3052" w:rsidRPr="009C3052" w:rsidRDefault="009C3052" w:rsidP="00A52D07">
      <w:pPr>
        <w:numPr>
          <w:ilvl w:val="1"/>
          <w:numId w:val="12"/>
        </w:numPr>
        <w:spacing w:after="0" w:line="276" w:lineRule="auto"/>
        <w:rPr>
          <w:rFonts w:eastAsia="Times New Roman"/>
          <w:kern w:val="0"/>
          <w14:ligatures w14:val="none"/>
        </w:rPr>
      </w:pPr>
      <w:r w:rsidRPr="009C3052">
        <w:rPr>
          <w:rFonts w:eastAsia="Times New Roman"/>
        </w:rPr>
        <w:t>Requester/originator: the user who submitted the item for approval, including their provided approval context (comment and/or URL), if any.</w:t>
      </w:r>
    </w:p>
    <w:p w14:paraId="1726F75E" w14:textId="77777777" w:rsidR="009C3052" w:rsidRPr="009C3052" w:rsidRDefault="009C3052" w:rsidP="009C3052">
      <w:pPr>
        <w:spacing w:after="0" w:line="276" w:lineRule="auto"/>
        <w:rPr>
          <w:rFonts w:eastAsia="Times New Roman"/>
        </w:rPr>
      </w:pPr>
    </w:p>
    <w:p w14:paraId="283E6495" w14:textId="3F8C56F9" w:rsidR="009C3052" w:rsidRPr="001B2481" w:rsidRDefault="009C3052" w:rsidP="001B2481">
      <w:pPr>
        <w:spacing w:line="276" w:lineRule="auto"/>
        <w:rPr>
          <w:rFonts w:eastAsia="Yu Mincho"/>
          <w:kern w:val="0"/>
          <w14:ligatures w14:val="none"/>
        </w:rPr>
      </w:pPr>
      <w:r w:rsidRPr="009C3052">
        <w:rPr>
          <w:rFonts w:eastAsia="Yu Mincho"/>
          <w:kern w:val="0"/>
          <w:highlight w:val="yellow"/>
          <w14:ligatures w14:val="none"/>
        </w:rPr>
        <w:t>Note: VD Screens to be updated</w:t>
      </w:r>
      <w:r w:rsidRPr="009C3052">
        <w:rPr>
          <w:rFonts w:eastAsia="Yu Mincho"/>
          <w:kern w:val="0"/>
          <w14:ligatures w14:val="none"/>
        </w:rPr>
        <w:t xml:space="preserve"> </w:t>
      </w:r>
    </w:p>
    <w:bookmarkEnd w:id="6"/>
    <w:p w14:paraId="5503B7CF" w14:textId="77777777" w:rsidR="006B6B2C" w:rsidRPr="004141E5" w:rsidRDefault="006B6B2C" w:rsidP="004141E5">
      <w:pPr>
        <w:pStyle w:val="Heading2"/>
        <w:rPr>
          <w:rFonts w:ascii="Calibri" w:hAnsi="Calibri" w:cs="Calibri"/>
          <w:b/>
          <w:bCs/>
          <w:kern w:val="0"/>
          <w:sz w:val="18"/>
          <w:szCs w:val="18"/>
          <w14:ligatures w14:val="none"/>
        </w:rPr>
      </w:pPr>
      <w:r w:rsidRPr="004141E5">
        <w:rPr>
          <w:rFonts w:ascii="Calibri" w:hAnsi="Calibri" w:cs="Calibri"/>
          <w:b/>
          <w:bCs/>
          <w:sz w:val="24"/>
          <w:szCs w:val="24"/>
        </w:rPr>
        <w:t>3. Accountable For – Dashboard Behavior (MVP)</w:t>
      </w:r>
    </w:p>
    <w:p w14:paraId="0CEBF7E5" w14:textId="3ABF8D44" w:rsidR="006B6B2C" w:rsidRPr="00F073C7" w:rsidRDefault="006B6B2C">
      <w:pPr>
        <w:spacing w:line="240" w:lineRule="auto"/>
        <w:rPr>
          <w:kern w:val="0"/>
          <w14:ligatures w14:val="none"/>
        </w:rPr>
      </w:pPr>
      <w:r w:rsidRPr="00F073C7">
        <w:t xml:space="preserve">The Accountable For dashboard provides users assigned as Accountable (A) with a monitoring view of workflow execution for the steps they are accountable for. </w:t>
      </w:r>
      <w:r w:rsidR="001B2481">
        <w:t>T</w:t>
      </w:r>
      <w:r w:rsidRPr="00F073C7">
        <w:t>h</w:t>
      </w:r>
      <w:r w:rsidR="001B2481">
        <w:t>is</w:t>
      </w:r>
      <w:r w:rsidRPr="00F073C7">
        <w:t xml:space="preserve"> dashboard helps Accountable users manage by exception without enabling them to execute tasks on behalf of others.</w:t>
      </w:r>
    </w:p>
    <w:p w14:paraId="7F5BC726" w14:textId="17E60847" w:rsidR="00C80E03" w:rsidRPr="009C3052" w:rsidRDefault="00B47367" w:rsidP="009C3052">
      <w:pPr>
        <w:spacing w:before="100" w:beforeAutospacing="1" w:after="100" w:afterAutospacing="1" w:line="240" w:lineRule="auto"/>
        <w:rPr>
          <w:rFonts w:eastAsia="Times New Roman"/>
          <w:kern w:val="0"/>
          <w14:ligatures w14:val="none"/>
        </w:rPr>
      </w:pPr>
      <w:r w:rsidRPr="00B47367">
        <w:rPr>
          <w:rFonts w:eastAsia="Times New Roman"/>
          <w:noProof/>
          <w:kern w:val="0"/>
          <w14:ligatures w14:val="none"/>
        </w:rPr>
        <w:drawing>
          <wp:inline distT="0" distB="0" distL="0" distR="0" wp14:anchorId="6ED85CA3" wp14:editId="264E3568">
            <wp:extent cx="5943600" cy="3750310"/>
            <wp:effectExtent l="0" t="0" r="0" b="2540"/>
            <wp:docPr id="18059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9934" name=""/>
                    <pic:cNvPicPr/>
                  </pic:nvPicPr>
                  <pic:blipFill>
                    <a:blip r:embed="rId9"/>
                    <a:stretch>
                      <a:fillRect/>
                    </a:stretch>
                  </pic:blipFill>
                  <pic:spPr>
                    <a:xfrm>
                      <a:off x="0" y="0"/>
                      <a:ext cx="5943600" cy="3750310"/>
                    </a:xfrm>
                    <a:prstGeom prst="rect">
                      <a:avLst/>
                    </a:prstGeom>
                  </pic:spPr>
                </pic:pic>
              </a:graphicData>
            </a:graphic>
          </wp:inline>
        </w:drawing>
      </w:r>
    </w:p>
    <w:p w14:paraId="48FF8F4E" w14:textId="77777777" w:rsidR="006B6B2C" w:rsidRPr="004141E5" w:rsidRDefault="006B6B2C" w:rsidP="004141E5">
      <w:pPr>
        <w:pStyle w:val="Heading3"/>
        <w:rPr>
          <w:rFonts w:ascii="Calibri" w:hAnsi="Calibri" w:cs="Calibri"/>
          <w:b/>
          <w:bCs/>
          <w:kern w:val="0"/>
          <w:sz w:val="18"/>
          <w:szCs w:val="18"/>
          <w14:ligatures w14:val="none"/>
        </w:rPr>
      </w:pPr>
      <w:r w:rsidRPr="004141E5">
        <w:rPr>
          <w:rFonts w:ascii="Calibri" w:hAnsi="Calibri" w:cs="Calibri"/>
          <w:b/>
          <w:bCs/>
          <w:sz w:val="22"/>
          <w:szCs w:val="22"/>
        </w:rPr>
        <w:t>3.1 Access and Eligibility Rules</w:t>
      </w:r>
    </w:p>
    <w:p w14:paraId="13B3718A" w14:textId="77777777" w:rsidR="009C3052" w:rsidRPr="009C3052" w:rsidRDefault="009C3052" w:rsidP="009C3052">
      <w:pPr>
        <w:spacing w:before="100" w:beforeAutospacing="1" w:after="100" w:afterAutospacing="1" w:line="240" w:lineRule="auto"/>
        <w:rPr>
          <w:rFonts w:eastAsia="Times New Roman"/>
          <w:b/>
          <w:bCs/>
          <w:kern w:val="0"/>
          <w14:ligatures w14:val="none"/>
        </w:rPr>
      </w:pPr>
      <w:r w:rsidRPr="009C3052">
        <w:rPr>
          <w:rFonts w:eastAsia="Times New Roman"/>
          <w:b/>
          <w:bCs/>
          <w:kern w:val="0"/>
          <w14:ligatures w14:val="none"/>
        </w:rPr>
        <w:t>Eligibility Criteria</w:t>
      </w:r>
    </w:p>
    <w:p w14:paraId="66177FEA" w14:textId="77777777" w:rsidR="009C3052" w:rsidRPr="009C3052" w:rsidRDefault="009C3052" w:rsidP="00A52D07">
      <w:pPr>
        <w:numPr>
          <w:ilvl w:val="0"/>
          <w:numId w:val="13"/>
        </w:numPr>
        <w:spacing w:before="100" w:beforeAutospacing="1" w:after="100" w:afterAutospacing="1" w:line="240" w:lineRule="auto"/>
        <w:rPr>
          <w:rFonts w:eastAsia="Times New Roman"/>
          <w:kern w:val="0"/>
          <w14:ligatures w14:val="none"/>
        </w:rPr>
      </w:pPr>
      <w:r w:rsidRPr="009C3052">
        <w:rPr>
          <w:rFonts w:eastAsia="Times New Roman"/>
          <w:kern w:val="0"/>
          <w14:ligatures w14:val="none"/>
        </w:rPr>
        <w:t>The Accountable For dashboard shall be visible only to users assigned as Accountable (A) for one or more workflow steps</w:t>
      </w:r>
    </w:p>
    <w:p w14:paraId="2E932A79" w14:textId="77777777" w:rsidR="009C3052" w:rsidRPr="009C3052" w:rsidRDefault="009C3052" w:rsidP="00A52D07">
      <w:pPr>
        <w:numPr>
          <w:ilvl w:val="0"/>
          <w:numId w:val="13"/>
        </w:numPr>
        <w:spacing w:before="100" w:beforeAutospacing="1" w:after="100" w:afterAutospacing="1" w:line="240" w:lineRule="auto"/>
        <w:rPr>
          <w:rFonts w:eastAsia="Times New Roman"/>
          <w:kern w:val="0"/>
          <w14:ligatures w14:val="none"/>
        </w:rPr>
      </w:pPr>
      <w:r w:rsidRPr="009C3052">
        <w:rPr>
          <w:rFonts w:eastAsia="Times New Roman"/>
        </w:rPr>
        <w:t>If a user is not assigned as Accountable (A) in any active workflow, the Accountable For dashboard shall not be displayed, and the tab selector on the top right shall not be shown.</w:t>
      </w:r>
    </w:p>
    <w:p w14:paraId="5ED11E1A" w14:textId="77777777" w:rsidR="009C3052" w:rsidRPr="009C3052" w:rsidRDefault="009C3052" w:rsidP="009C3052">
      <w:pPr>
        <w:spacing w:before="100" w:beforeAutospacing="1" w:after="100" w:afterAutospacing="1" w:line="240" w:lineRule="auto"/>
        <w:rPr>
          <w:rFonts w:eastAsia="Times New Roman"/>
          <w:b/>
          <w:bCs/>
          <w:kern w:val="0"/>
          <w14:ligatures w14:val="none"/>
        </w:rPr>
      </w:pPr>
      <w:r w:rsidRPr="009C3052">
        <w:rPr>
          <w:rFonts w:eastAsia="Times New Roman"/>
          <w:b/>
          <w:bCs/>
          <w:kern w:val="0"/>
          <w14:ligatures w14:val="none"/>
        </w:rPr>
        <w:t>Role Independence</w:t>
      </w:r>
    </w:p>
    <w:p w14:paraId="177CA37D" w14:textId="77777777" w:rsidR="009C3052" w:rsidRPr="009C3052" w:rsidRDefault="009C3052" w:rsidP="00A52D07">
      <w:pPr>
        <w:numPr>
          <w:ilvl w:val="0"/>
          <w:numId w:val="14"/>
        </w:numPr>
        <w:spacing w:before="100" w:beforeAutospacing="1" w:after="100" w:afterAutospacing="1" w:line="240" w:lineRule="auto"/>
        <w:rPr>
          <w:rFonts w:eastAsia="Times New Roman"/>
          <w:kern w:val="0"/>
          <w14:ligatures w14:val="none"/>
        </w:rPr>
      </w:pPr>
      <w:r w:rsidRPr="009C3052">
        <w:rPr>
          <w:rFonts w:eastAsia="Times New Roman"/>
          <w:kern w:val="0"/>
          <w14:ligatures w14:val="none"/>
        </w:rPr>
        <w:t>Access to the Accountable For dashboard is independent of user roles</w:t>
      </w:r>
    </w:p>
    <w:p w14:paraId="2398B64C" w14:textId="77777777" w:rsidR="009C3052" w:rsidRPr="009C3052" w:rsidRDefault="009C3052" w:rsidP="00A52D07">
      <w:pPr>
        <w:numPr>
          <w:ilvl w:val="0"/>
          <w:numId w:val="14"/>
        </w:numPr>
        <w:spacing w:before="100" w:beforeAutospacing="1" w:after="100" w:afterAutospacing="1" w:line="240" w:lineRule="auto"/>
        <w:rPr>
          <w:rFonts w:eastAsia="Times New Roman"/>
          <w:kern w:val="0"/>
          <w14:ligatures w14:val="none"/>
        </w:rPr>
      </w:pPr>
      <w:r w:rsidRPr="009C3052">
        <w:rPr>
          <w:rFonts w:eastAsia="Times New Roman"/>
          <w:kern w:val="0"/>
          <w14:ligatures w14:val="none"/>
        </w:rPr>
        <w:t>Assignment to a Supervisor or Worker role is not required</w:t>
      </w:r>
    </w:p>
    <w:p w14:paraId="34964AD1" w14:textId="77777777" w:rsidR="009C3052" w:rsidRDefault="009C3052" w:rsidP="00A52D07">
      <w:pPr>
        <w:numPr>
          <w:ilvl w:val="0"/>
          <w:numId w:val="14"/>
        </w:numPr>
        <w:spacing w:before="100" w:beforeAutospacing="1" w:after="100" w:afterAutospacing="1" w:line="240" w:lineRule="auto"/>
        <w:rPr>
          <w:rFonts w:eastAsia="Times New Roman"/>
          <w:kern w:val="0"/>
          <w14:ligatures w14:val="none"/>
        </w:rPr>
      </w:pPr>
      <w:r w:rsidRPr="009C3052">
        <w:rPr>
          <w:rFonts w:eastAsia="Times New Roman"/>
          <w:kern w:val="0"/>
          <w14:ligatures w14:val="none"/>
        </w:rPr>
        <w:t>RACI assignment alone determines access</w:t>
      </w:r>
    </w:p>
    <w:p w14:paraId="2EE8AA1E" w14:textId="77777777" w:rsidR="00C27BFE" w:rsidRPr="009C3052" w:rsidRDefault="00C27BFE" w:rsidP="00C27BFE">
      <w:pPr>
        <w:spacing w:before="100" w:beforeAutospacing="1" w:after="100" w:afterAutospacing="1" w:line="240" w:lineRule="auto"/>
        <w:rPr>
          <w:rFonts w:eastAsia="Times New Roman"/>
          <w:kern w:val="0"/>
          <w14:ligatures w14:val="none"/>
        </w:rPr>
      </w:pPr>
    </w:p>
    <w:p w14:paraId="0AEDB979" w14:textId="3430415B" w:rsidR="006B6B2C" w:rsidRPr="00C21BDC" w:rsidRDefault="006B6B2C" w:rsidP="00C21BDC">
      <w:pPr>
        <w:pStyle w:val="Heading3"/>
        <w:rPr>
          <w:rFonts w:ascii="Calibri" w:hAnsi="Calibri" w:cs="Calibri"/>
          <w:b/>
          <w:bCs/>
          <w:kern w:val="0"/>
          <w:sz w:val="18"/>
          <w:szCs w:val="18"/>
          <w14:ligatures w14:val="none"/>
        </w:rPr>
      </w:pPr>
      <w:r w:rsidRPr="00C21BDC">
        <w:rPr>
          <w:rFonts w:ascii="Calibri" w:hAnsi="Calibri" w:cs="Calibri"/>
          <w:b/>
          <w:bCs/>
          <w:sz w:val="22"/>
          <w:szCs w:val="22"/>
        </w:rPr>
        <w:t>3.2</w:t>
      </w:r>
      <w:r w:rsidR="00C27BFE" w:rsidRPr="00C21BDC">
        <w:rPr>
          <w:rFonts w:ascii="Calibri" w:hAnsi="Calibri" w:cs="Calibri"/>
          <w:b/>
          <w:bCs/>
          <w:sz w:val="22"/>
          <w:szCs w:val="22"/>
        </w:rPr>
        <w:t xml:space="preserve"> </w:t>
      </w:r>
      <w:r w:rsidR="00C21BDC">
        <w:rPr>
          <w:rFonts w:ascii="Calibri" w:hAnsi="Calibri" w:cs="Calibri"/>
          <w:b/>
          <w:bCs/>
          <w:sz w:val="22"/>
          <w:szCs w:val="22"/>
        </w:rPr>
        <w:t xml:space="preserve">Accountable </w:t>
      </w:r>
      <w:proofErr w:type="gramStart"/>
      <w:r w:rsidR="00C21BDC">
        <w:rPr>
          <w:rFonts w:ascii="Calibri" w:hAnsi="Calibri" w:cs="Calibri"/>
          <w:b/>
          <w:bCs/>
          <w:sz w:val="22"/>
          <w:szCs w:val="22"/>
        </w:rPr>
        <w:t>For</w:t>
      </w:r>
      <w:proofErr w:type="gramEnd"/>
      <w:r w:rsidR="00C21BDC">
        <w:rPr>
          <w:rFonts w:ascii="Calibri" w:hAnsi="Calibri" w:cs="Calibri"/>
          <w:b/>
          <w:bCs/>
          <w:sz w:val="22"/>
          <w:szCs w:val="22"/>
        </w:rPr>
        <w:t xml:space="preserve"> </w:t>
      </w:r>
      <w:r w:rsidRPr="00C21BDC">
        <w:rPr>
          <w:rFonts w:ascii="Calibri" w:hAnsi="Calibri" w:cs="Calibri"/>
          <w:b/>
          <w:bCs/>
          <w:sz w:val="22"/>
          <w:szCs w:val="22"/>
        </w:rPr>
        <w:t>Behavior</w:t>
      </w:r>
      <w:r w:rsidR="00C21BDC">
        <w:rPr>
          <w:rFonts w:ascii="Calibri" w:hAnsi="Calibri" w:cs="Calibri"/>
          <w:b/>
          <w:bCs/>
          <w:sz w:val="22"/>
          <w:szCs w:val="22"/>
        </w:rPr>
        <w:t xml:space="preserve"> -</w:t>
      </w:r>
    </w:p>
    <w:p w14:paraId="099CFFA4" w14:textId="5BA1E657" w:rsidR="006B6B2C" w:rsidRPr="00631FD4" w:rsidRDefault="006B6B2C" w:rsidP="006B6B2C">
      <w:pPr>
        <w:numPr>
          <w:ilvl w:val="0"/>
          <w:numId w:val="40"/>
        </w:numPr>
        <w:spacing w:line="240" w:lineRule="auto"/>
        <w:rPr>
          <w:rFonts w:eastAsia="Times New Roman"/>
          <w:kern w:val="0"/>
          <w14:ligatures w14:val="none"/>
        </w:rPr>
      </w:pPr>
      <w:r>
        <w:rPr>
          <w:rFonts w:eastAsia="Times New Roman"/>
          <w:b/>
          <w:bCs/>
        </w:rPr>
        <w:t>Open My Activities and switch to Accountable For</w:t>
      </w:r>
      <w:r>
        <w:rPr>
          <w:rFonts w:eastAsia="Times New Roman"/>
        </w:rPr>
        <w:t xml:space="preserve">: If the user is Accountable (A) for at least one step in any active workflow, the top-right tab selector is </w:t>
      </w:r>
      <w:r w:rsidR="00C21BDC">
        <w:rPr>
          <w:rFonts w:eastAsia="Times New Roman"/>
        </w:rPr>
        <w:t>shown,</w:t>
      </w:r>
      <w:r>
        <w:rPr>
          <w:rFonts w:eastAsia="Times New Roman"/>
        </w:rPr>
        <w:t xml:space="preserve"> and the user can select </w:t>
      </w:r>
      <w:r>
        <w:rPr>
          <w:rFonts w:eastAsia="Times New Roman"/>
          <w:i/>
          <w:iCs/>
        </w:rPr>
        <w:t>Accountable For</w:t>
      </w:r>
      <w:r>
        <w:rPr>
          <w:rFonts w:eastAsia="Times New Roman"/>
        </w:rPr>
        <w:t xml:space="preserve">. If the user is not Accountable for any step, the tab selector is </w:t>
      </w:r>
      <w:r w:rsidR="00C21BDC">
        <w:rPr>
          <w:rFonts w:eastAsia="Times New Roman"/>
        </w:rPr>
        <w:t>hidden,</w:t>
      </w:r>
      <w:r>
        <w:rPr>
          <w:rFonts w:eastAsia="Times New Roman"/>
        </w:rPr>
        <w:t xml:space="preserve"> and this view is not accessible.</w:t>
      </w:r>
    </w:p>
    <w:p w14:paraId="0E679D2B" w14:textId="380525DB" w:rsidR="00631FD4" w:rsidRDefault="00631FD4" w:rsidP="00631FD4">
      <w:pPr>
        <w:spacing w:line="240" w:lineRule="auto"/>
        <w:rPr>
          <w:rFonts w:eastAsia="Times New Roman"/>
          <w:kern w:val="0"/>
          <w14:ligatures w14:val="none"/>
        </w:rPr>
      </w:pPr>
      <w:r w:rsidRPr="00B47367">
        <w:rPr>
          <w:rFonts w:eastAsia="Times New Roman"/>
          <w:noProof/>
          <w:kern w:val="0"/>
          <w14:ligatures w14:val="none"/>
        </w:rPr>
        <w:drawing>
          <wp:inline distT="0" distB="0" distL="0" distR="0" wp14:anchorId="388A14FB" wp14:editId="51BC64B9">
            <wp:extent cx="5943600" cy="3680460"/>
            <wp:effectExtent l="0" t="0" r="0" b="0"/>
            <wp:docPr id="133260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9934" name=""/>
                    <pic:cNvPicPr/>
                  </pic:nvPicPr>
                  <pic:blipFill rotWithShape="1">
                    <a:blip r:embed="rId9"/>
                    <a:srcRect t="1863"/>
                    <a:stretch>
                      <a:fillRect/>
                    </a:stretch>
                  </pic:blipFill>
                  <pic:spPr bwMode="auto">
                    <a:xfrm>
                      <a:off x="0" y="0"/>
                      <a:ext cx="5943600" cy="3680460"/>
                    </a:xfrm>
                    <a:prstGeom prst="rect">
                      <a:avLst/>
                    </a:prstGeom>
                    <a:ln>
                      <a:noFill/>
                    </a:ln>
                    <a:extLst>
                      <a:ext uri="{53640926-AAD7-44D8-BBD7-CCE9431645EC}">
                        <a14:shadowObscured xmlns:a14="http://schemas.microsoft.com/office/drawing/2010/main"/>
                      </a:ext>
                    </a:extLst>
                  </pic:spPr>
                </pic:pic>
              </a:graphicData>
            </a:graphic>
          </wp:inline>
        </w:drawing>
      </w:r>
    </w:p>
    <w:p w14:paraId="350ABCF2" w14:textId="45BF1866" w:rsidR="00DA7E38" w:rsidRPr="003E3BB1" w:rsidRDefault="006B6B2C" w:rsidP="003E3BB1">
      <w:pPr>
        <w:numPr>
          <w:ilvl w:val="0"/>
          <w:numId w:val="40"/>
        </w:numPr>
        <w:spacing w:line="240" w:lineRule="auto"/>
        <w:rPr>
          <w:rFonts w:eastAsiaTheme="minorEastAsia"/>
        </w:rPr>
      </w:pPr>
      <w:r w:rsidRPr="003E3BB1">
        <w:rPr>
          <w:rFonts w:eastAsia="Times New Roman"/>
          <w:b/>
          <w:bCs/>
        </w:rPr>
        <w:t>Dashboard header and KPI tiles</w:t>
      </w:r>
      <w:r w:rsidRPr="003E3BB1">
        <w:rPr>
          <w:rFonts w:eastAsia="Times New Roman"/>
        </w:rPr>
        <w:t xml:space="preserve">: </w:t>
      </w:r>
      <w:r w:rsidR="00DA7E38">
        <w:t>The Accountable For dashboard provides key performance indicator (KPI) tiles at the top of the view. These summary tiles highlight important metrics and exceptions that require the attention of users assigned as Accountable (A) for workflow steps.</w:t>
      </w:r>
    </w:p>
    <w:p w14:paraId="77FF5ECF" w14:textId="77777777" w:rsidR="00DA7E38" w:rsidRPr="00330F1C" w:rsidRDefault="00DA7E38" w:rsidP="00330F1C">
      <w:pPr>
        <w:pStyle w:val="ListParagraph"/>
        <w:numPr>
          <w:ilvl w:val="1"/>
          <w:numId w:val="10"/>
        </w:numPr>
        <w:spacing w:line="240" w:lineRule="auto"/>
        <w:rPr>
          <w:rFonts w:eastAsia="Times New Roman"/>
        </w:rPr>
      </w:pPr>
      <w:r w:rsidRPr="00330F1C">
        <w:rPr>
          <w:rFonts w:eastAsia="Times New Roman"/>
          <w:b/>
          <w:bCs/>
        </w:rPr>
        <w:t>Workflow Steps</w:t>
      </w:r>
      <w:r w:rsidRPr="00330F1C">
        <w:rPr>
          <w:rFonts w:eastAsia="Times New Roman"/>
        </w:rPr>
        <w:t>: Displays the total number of workflow steps for which the user is accountable.</w:t>
      </w:r>
    </w:p>
    <w:p w14:paraId="1AE535AB" w14:textId="77777777" w:rsidR="00DA7E38" w:rsidRPr="00330F1C" w:rsidRDefault="00DA7E38" w:rsidP="00330F1C">
      <w:pPr>
        <w:pStyle w:val="ListParagraph"/>
        <w:numPr>
          <w:ilvl w:val="1"/>
          <w:numId w:val="10"/>
        </w:numPr>
        <w:spacing w:line="240" w:lineRule="auto"/>
        <w:rPr>
          <w:rFonts w:eastAsia="Times New Roman"/>
        </w:rPr>
      </w:pPr>
      <w:r w:rsidRPr="00330F1C">
        <w:rPr>
          <w:rFonts w:eastAsia="Times New Roman"/>
          <w:b/>
          <w:bCs/>
        </w:rPr>
        <w:t>Total Activities</w:t>
      </w:r>
      <w:r w:rsidRPr="00330F1C">
        <w:rPr>
          <w:rFonts w:eastAsia="Times New Roman"/>
        </w:rPr>
        <w:t>: Indicates the cumulative count of activities within the accountable workflow steps.</w:t>
      </w:r>
    </w:p>
    <w:p w14:paraId="6648AE5F" w14:textId="6FB5BAE9" w:rsidR="00DA7E38" w:rsidRPr="00330F1C" w:rsidRDefault="00DA7E38" w:rsidP="00330F1C">
      <w:pPr>
        <w:pStyle w:val="ListParagraph"/>
        <w:numPr>
          <w:ilvl w:val="1"/>
          <w:numId w:val="10"/>
        </w:numPr>
        <w:spacing w:line="240" w:lineRule="auto"/>
        <w:rPr>
          <w:rFonts w:eastAsia="Times New Roman"/>
        </w:rPr>
      </w:pPr>
      <w:r w:rsidRPr="00330F1C">
        <w:rPr>
          <w:rFonts w:eastAsia="Times New Roman"/>
          <w:b/>
          <w:bCs/>
        </w:rPr>
        <w:t>Activities at Warning</w:t>
      </w:r>
      <w:r w:rsidRPr="00330F1C">
        <w:rPr>
          <w:rFonts w:eastAsia="Times New Roman"/>
        </w:rPr>
        <w:t xml:space="preserve">: Shows the number of activities that are approaching their due dates </w:t>
      </w:r>
    </w:p>
    <w:p w14:paraId="0D5656C5" w14:textId="77777777" w:rsidR="00DA7E38" w:rsidRPr="00330F1C" w:rsidRDefault="00DA7E38" w:rsidP="00330F1C">
      <w:pPr>
        <w:pStyle w:val="ListParagraph"/>
        <w:numPr>
          <w:ilvl w:val="1"/>
          <w:numId w:val="10"/>
        </w:numPr>
        <w:spacing w:line="240" w:lineRule="auto"/>
        <w:rPr>
          <w:rFonts w:eastAsia="Times New Roman"/>
        </w:rPr>
      </w:pPr>
      <w:r w:rsidRPr="00330F1C">
        <w:rPr>
          <w:rFonts w:eastAsia="Times New Roman"/>
          <w:b/>
          <w:bCs/>
        </w:rPr>
        <w:t>Overdue Activities</w:t>
      </w:r>
      <w:r w:rsidRPr="00330F1C">
        <w:rPr>
          <w:rFonts w:eastAsia="Times New Roman"/>
        </w:rPr>
        <w:t>: Reflects the total number of activities that have passed their due dates and require immediate attention.</w:t>
      </w:r>
    </w:p>
    <w:p w14:paraId="444B7864" w14:textId="4FDB79E6" w:rsidR="00DA7E38" w:rsidRPr="00330F1C" w:rsidRDefault="00DA7E38" w:rsidP="00330F1C">
      <w:pPr>
        <w:pStyle w:val="ListParagraph"/>
        <w:numPr>
          <w:ilvl w:val="1"/>
          <w:numId w:val="10"/>
        </w:numPr>
        <w:spacing w:line="240" w:lineRule="auto"/>
        <w:rPr>
          <w:rFonts w:eastAsia="Times New Roman"/>
        </w:rPr>
      </w:pPr>
      <w:r w:rsidRPr="00330F1C">
        <w:rPr>
          <w:rFonts w:eastAsia="Times New Roman"/>
          <w:b/>
          <w:bCs/>
        </w:rPr>
        <w:t>Approvals at Warning</w:t>
      </w:r>
      <w:r w:rsidRPr="00330F1C">
        <w:rPr>
          <w:rFonts w:eastAsia="Times New Roman"/>
        </w:rPr>
        <w:t xml:space="preserve">: Indicates the count of approval activities that are nearing their </w:t>
      </w:r>
      <w:r w:rsidR="009017E4" w:rsidRPr="00330F1C">
        <w:rPr>
          <w:rFonts w:eastAsia="Times New Roman"/>
        </w:rPr>
        <w:t>deadlines.</w:t>
      </w:r>
    </w:p>
    <w:p w14:paraId="1E567058" w14:textId="77777777" w:rsidR="00DA7E38" w:rsidRPr="00330F1C" w:rsidRDefault="00DA7E38" w:rsidP="00330F1C">
      <w:pPr>
        <w:pStyle w:val="ListParagraph"/>
        <w:numPr>
          <w:ilvl w:val="1"/>
          <w:numId w:val="10"/>
        </w:numPr>
        <w:spacing w:line="240" w:lineRule="auto"/>
        <w:rPr>
          <w:rFonts w:eastAsia="Times New Roman"/>
        </w:rPr>
      </w:pPr>
      <w:r w:rsidRPr="00330F1C">
        <w:rPr>
          <w:rFonts w:eastAsia="Times New Roman"/>
          <w:b/>
          <w:bCs/>
        </w:rPr>
        <w:t>Overdue Approvals</w:t>
      </w:r>
      <w:r w:rsidRPr="00330F1C">
        <w:rPr>
          <w:rFonts w:eastAsia="Times New Roman"/>
        </w:rPr>
        <w:t>: Displays the number of approval activities that are overdue and may impact workflow progression.</w:t>
      </w:r>
    </w:p>
    <w:p w14:paraId="34F8B4C7" w14:textId="673D58CD" w:rsidR="006B6B2C" w:rsidRDefault="006B6B2C" w:rsidP="006B6B2C">
      <w:pPr>
        <w:numPr>
          <w:ilvl w:val="0"/>
          <w:numId w:val="40"/>
        </w:numPr>
        <w:spacing w:line="240" w:lineRule="auto"/>
        <w:rPr>
          <w:rFonts w:eastAsia="Times New Roman"/>
        </w:rPr>
      </w:pPr>
      <w:r>
        <w:rPr>
          <w:rFonts w:eastAsia="Times New Roman"/>
          <w:b/>
          <w:bCs/>
        </w:rPr>
        <w:t xml:space="preserve">Accountable scope </w:t>
      </w:r>
      <w:r>
        <w:rPr>
          <w:rFonts w:eastAsia="Times New Roman"/>
        </w:rPr>
        <w:t xml:space="preserve">Below the KPI area, the list shows only workflow steps where the user is </w:t>
      </w:r>
      <w:r w:rsidRPr="00F9709D">
        <w:rPr>
          <w:rFonts w:eastAsia="Times New Roman"/>
        </w:rPr>
        <w:t>Accountable (A).</w:t>
      </w:r>
      <w:r>
        <w:rPr>
          <w:rFonts w:eastAsia="Times New Roman"/>
        </w:rPr>
        <w:t xml:space="preserve"> Steps where the user is not Accountable shall not be shown.</w:t>
      </w:r>
    </w:p>
    <w:p w14:paraId="443C02A5" w14:textId="77777777" w:rsidR="006B6B2C" w:rsidRDefault="006B6B2C" w:rsidP="006B6B2C">
      <w:pPr>
        <w:numPr>
          <w:ilvl w:val="0"/>
          <w:numId w:val="40"/>
        </w:numPr>
        <w:spacing w:line="240" w:lineRule="auto"/>
        <w:rPr>
          <w:rFonts w:eastAsia="Times New Roman"/>
        </w:rPr>
      </w:pPr>
      <w:r>
        <w:rPr>
          <w:rFonts w:eastAsia="Times New Roman"/>
          <w:b/>
          <w:bCs/>
        </w:rPr>
        <w:t>Hierarchy and drill-down</w:t>
      </w:r>
      <w:r>
        <w:rPr>
          <w:rFonts w:eastAsia="Times New Roman"/>
        </w:rPr>
        <w:t xml:space="preserve">: The list supports </w:t>
      </w:r>
      <w:proofErr w:type="gramStart"/>
      <w:r>
        <w:rPr>
          <w:rFonts w:eastAsia="Times New Roman"/>
        </w:rPr>
        <w:t>expand</w:t>
      </w:r>
      <w:proofErr w:type="gramEnd"/>
      <w:r>
        <w:rPr>
          <w:rFonts w:eastAsia="Times New Roman"/>
        </w:rPr>
        <w:t xml:space="preserve">/collapse in the following hierarchy: </w:t>
      </w:r>
      <w:r>
        <w:rPr>
          <w:rFonts w:eastAsia="Times New Roman"/>
          <w:b/>
          <w:bCs/>
        </w:rPr>
        <w:t>Workflow → Step → Activities</w:t>
      </w:r>
      <w:r>
        <w:rPr>
          <w:rFonts w:eastAsia="Times New Roman"/>
        </w:rPr>
        <w:t>. Expanding a workflow reveals the accountable steps within it; expanding a step reveals the activities within that step.</w:t>
      </w:r>
    </w:p>
    <w:p w14:paraId="6AE3AA16" w14:textId="4DF8E8BC" w:rsidR="0030391B" w:rsidRDefault="003E61C7" w:rsidP="003E61C7">
      <w:pPr>
        <w:spacing w:line="240" w:lineRule="auto"/>
        <w:rPr>
          <w:rFonts w:eastAsia="Times New Roman"/>
        </w:rPr>
      </w:pPr>
      <w:r w:rsidRPr="003E61C7">
        <w:rPr>
          <w:rFonts w:eastAsia="Times New Roman"/>
          <w:noProof/>
        </w:rPr>
        <w:drawing>
          <wp:inline distT="0" distB="0" distL="0" distR="0" wp14:anchorId="610555ED" wp14:editId="44EF2CB6">
            <wp:extent cx="6426200" cy="4030106"/>
            <wp:effectExtent l="0" t="0" r="0" b="8890"/>
            <wp:docPr id="198665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58276" name=""/>
                    <pic:cNvPicPr/>
                  </pic:nvPicPr>
                  <pic:blipFill>
                    <a:blip r:embed="rId10"/>
                    <a:stretch>
                      <a:fillRect/>
                    </a:stretch>
                  </pic:blipFill>
                  <pic:spPr>
                    <a:xfrm>
                      <a:off x="0" y="0"/>
                      <a:ext cx="6430530" cy="4032821"/>
                    </a:xfrm>
                    <a:prstGeom prst="rect">
                      <a:avLst/>
                    </a:prstGeom>
                  </pic:spPr>
                </pic:pic>
              </a:graphicData>
            </a:graphic>
          </wp:inline>
        </w:drawing>
      </w:r>
    </w:p>
    <w:p w14:paraId="4D3E514D" w14:textId="35547C48" w:rsidR="006B6B2C" w:rsidRDefault="006B6B2C" w:rsidP="006B6B2C">
      <w:pPr>
        <w:numPr>
          <w:ilvl w:val="0"/>
          <w:numId w:val="40"/>
        </w:numPr>
        <w:spacing w:line="240" w:lineRule="auto"/>
        <w:rPr>
          <w:rFonts w:eastAsia="Times New Roman"/>
        </w:rPr>
      </w:pPr>
      <w:r>
        <w:rPr>
          <w:rFonts w:eastAsia="Times New Roman"/>
          <w:b/>
          <w:bCs/>
        </w:rPr>
        <w:t>Progress and completion visibility</w:t>
      </w:r>
      <w:r>
        <w:rPr>
          <w:rFonts w:eastAsia="Times New Roman"/>
        </w:rPr>
        <w:t>: Each workflow/step row provides completion and progress visibility so an Accountable user can quickly assess execution health.</w:t>
      </w:r>
      <w:r w:rsidR="001349E3">
        <w:rPr>
          <w:rFonts w:eastAsia="Times New Roman"/>
        </w:rPr>
        <w:t xml:space="preserve"> </w:t>
      </w:r>
      <w:proofErr w:type="gramStart"/>
      <w:r w:rsidR="001349E3">
        <w:rPr>
          <w:rFonts w:eastAsia="Times New Roman"/>
        </w:rPr>
        <w:t>Also</w:t>
      </w:r>
      <w:proofErr w:type="gramEnd"/>
      <w:r w:rsidR="001349E3">
        <w:rPr>
          <w:rFonts w:eastAsia="Times New Roman"/>
        </w:rPr>
        <w:t xml:space="preserve"> </w:t>
      </w:r>
      <w:r w:rsidR="003431A7">
        <w:rPr>
          <w:rFonts w:eastAsia="Times New Roman"/>
        </w:rPr>
        <w:t xml:space="preserve">three different tabs </w:t>
      </w:r>
      <w:r w:rsidR="00A70A93">
        <w:rPr>
          <w:rFonts w:eastAsia="Times New Roman"/>
        </w:rPr>
        <w:t xml:space="preserve">above the workflow </w:t>
      </w:r>
      <w:r w:rsidR="001C4910">
        <w:rPr>
          <w:rFonts w:eastAsia="Times New Roman"/>
        </w:rPr>
        <w:t>provide</w:t>
      </w:r>
      <w:r w:rsidR="0067752C">
        <w:rPr>
          <w:rFonts w:eastAsia="Times New Roman"/>
        </w:rPr>
        <w:t xml:space="preserve"> visibility on </w:t>
      </w:r>
    </w:p>
    <w:p w14:paraId="058713EF" w14:textId="552F2203" w:rsidR="0067752C" w:rsidRPr="0067752C" w:rsidRDefault="0067752C" w:rsidP="0067752C">
      <w:pPr>
        <w:numPr>
          <w:ilvl w:val="1"/>
          <w:numId w:val="40"/>
        </w:numPr>
        <w:spacing w:line="240" w:lineRule="auto"/>
        <w:rPr>
          <w:rFonts w:eastAsia="Times New Roman"/>
        </w:rPr>
      </w:pPr>
      <w:r>
        <w:rPr>
          <w:rFonts w:eastAsia="Times New Roman"/>
          <w:b/>
          <w:bCs/>
        </w:rPr>
        <w:t xml:space="preserve">Overdue </w:t>
      </w:r>
      <w:r w:rsidR="00A70A93">
        <w:rPr>
          <w:rFonts w:eastAsia="Times New Roman"/>
          <w:b/>
          <w:bCs/>
        </w:rPr>
        <w:t xml:space="preserve">– </w:t>
      </w:r>
      <w:r w:rsidR="00A70A93" w:rsidRPr="00CD751D">
        <w:rPr>
          <w:rFonts w:eastAsia="Times New Roman"/>
        </w:rPr>
        <w:t>Steps/ Activities that are overdue</w:t>
      </w:r>
      <w:r w:rsidR="00CD751D">
        <w:rPr>
          <w:rFonts w:eastAsia="Times New Roman"/>
        </w:rPr>
        <w:t>.</w:t>
      </w:r>
    </w:p>
    <w:p w14:paraId="30431906" w14:textId="44E5F985" w:rsidR="0067752C" w:rsidRPr="0067752C" w:rsidRDefault="00A617E6" w:rsidP="0067752C">
      <w:pPr>
        <w:numPr>
          <w:ilvl w:val="1"/>
          <w:numId w:val="40"/>
        </w:numPr>
        <w:spacing w:line="240" w:lineRule="auto"/>
        <w:rPr>
          <w:rFonts w:eastAsia="Times New Roman"/>
        </w:rPr>
      </w:pPr>
      <w:r>
        <w:rPr>
          <w:rFonts w:eastAsia="Times New Roman"/>
          <w:b/>
          <w:bCs/>
        </w:rPr>
        <w:t>Ongoing</w:t>
      </w:r>
      <w:r w:rsidR="00A70A93">
        <w:rPr>
          <w:rFonts w:eastAsia="Times New Roman"/>
          <w:b/>
          <w:bCs/>
        </w:rPr>
        <w:t xml:space="preserve"> - </w:t>
      </w:r>
      <w:r w:rsidR="00A70A93" w:rsidRPr="00CD751D">
        <w:rPr>
          <w:rFonts w:eastAsia="Times New Roman"/>
        </w:rPr>
        <w:t xml:space="preserve">Steps/ Activities that are </w:t>
      </w:r>
      <w:r>
        <w:rPr>
          <w:rFonts w:eastAsia="Times New Roman"/>
        </w:rPr>
        <w:t>ongoing</w:t>
      </w:r>
      <w:r w:rsidR="00CD751D">
        <w:rPr>
          <w:rFonts w:eastAsia="Times New Roman"/>
        </w:rPr>
        <w:t>.</w:t>
      </w:r>
    </w:p>
    <w:p w14:paraId="58498956" w14:textId="142D0503" w:rsidR="0067752C" w:rsidRPr="0067752C" w:rsidRDefault="0067752C" w:rsidP="0067752C">
      <w:pPr>
        <w:numPr>
          <w:ilvl w:val="1"/>
          <w:numId w:val="40"/>
        </w:numPr>
        <w:spacing w:line="240" w:lineRule="auto"/>
        <w:rPr>
          <w:rFonts w:eastAsia="Times New Roman"/>
        </w:rPr>
      </w:pPr>
      <w:r>
        <w:rPr>
          <w:rFonts w:eastAsia="Times New Roman"/>
          <w:b/>
          <w:bCs/>
        </w:rPr>
        <w:t xml:space="preserve">Upcoming </w:t>
      </w:r>
      <w:r w:rsidR="007D1931">
        <w:rPr>
          <w:rFonts w:eastAsia="Times New Roman"/>
          <w:b/>
          <w:bCs/>
        </w:rPr>
        <w:t xml:space="preserve">- </w:t>
      </w:r>
      <w:r w:rsidR="007D1931" w:rsidRPr="00CD751D">
        <w:rPr>
          <w:rFonts w:eastAsia="Times New Roman"/>
        </w:rPr>
        <w:t>Steps/ Activities that are</w:t>
      </w:r>
      <w:r w:rsidR="00CD751D" w:rsidRPr="00CD751D">
        <w:rPr>
          <w:rFonts w:eastAsia="Times New Roman"/>
        </w:rPr>
        <w:t xml:space="preserve"> to </w:t>
      </w:r>
      <w:r w:rsidR="001C4910" w:rsidRPr="00CD751D">
        <w:rPr>
          <w:rFonts w:eastAsia="Times New Roman"/>
        </w:rPr>
        <w:t>be expected</w:t>
      </w:r>
      <w:r w:rsidR="00CD751D" w:rsidRPr="00CD751D">
        <w:rPr>
          <w:rFonts w:eastAsia="Times New Roman"/>
        </w:rPr>
        <w:t xml:space="preserve"> in future</w:t>
      </w:r>
      <w:r w:rsidR="00CD751D">
        <w:rPr>
          <w:rFonts w:eastAsia="Times New Roman"/>
        </w:rPr>
        <w:t>.</w:t>
      </w:r>
    </w:p>
    <w:p w14:paraId="5BAA3F1E" w14:textId="2B8FE1F6" w:rsidR="0067752C" w:rsidRDefault="0067752C" w:rsidP="0067752C">
      <w:pPr>
        <w:numPr>
          <w:ilvl w:val="1"/>
          <w:numId w:val="40"/>
        </w:numPr>
        <w:spacing w:line="240" w:lineRule="auto"/>
        <w:rPr>
          <w:rFonts w:eastAsia="Times New Roman"/>
        </w:rPr>
      </w:pPr>
      <w:r>
        <w:rPr>
          <w:rFonts w:eastAsia="Times New Roman"/>
          <w:b/>
          <w:bCs/>
        </w:rPr>
        <w:t>Completed</w:t>
      </w:r>
      <w:r w:rsidR="00CD751D">
        <w:rPr>
          <w:rFonts w:eastAsia="Times New Roman"/>
          <w:b/>
          <w:bCs/>
        </w:rPr>
        <w:t xml:space="preserve"> - </w:t>
      </w:r>
      <w:r w:rsidR="00CD751D" w:rsidRPr="00CD751D">
        <w:rPr>
          <w:rFonts w:eastAsia="Times New Roman"/>
        </w:rPr>
        <w:t>Steps/ Activities that are completed.</w:t>
      </w:r>
    </w:p>
    <w:p w14:paraId="6AC1DD3F" w14:textId="77777777" w:rsidR="006B6B2C" w:rsidRDefault="006B6B2C" w:rsidP="006B6B2C">
      <w:pPr>
        <w:numPr>
          <w:ilvl w:val="0"/>
          <w:numId w:val="40"/>
        </w:numPr>
        <w:spacing w:line="240" w:lineRule="auto"/>
        <w:rPr>
          <w:rFonts w:eastAsia="Times New Roman"/>
        </w:rPr>
      </w:pPr>
      <w:r>
        <w:rPr>
          <w:rFonts w:eastAsia="Times New Roman"/>
          <w:b/>
          <w:bCs/>
        </w:rPr>
        <w:t>Approvals visibility (where applicable)</w:t>
      </w:r>
      <w:r>
        <w:rPr>
          <w:rFonts w:eastAsia="Times New Roman"/>
        </w:rPr>
        <w:t xml:space="preserve">: For steps containing approval activities, the dashboard shows approval status information, including </w:t>
      </w:r>
      <w:r>
        <w:rPr>
          <w:rFonts w:eastAsia="Times New Roman"/>
          <w:i/>
          <w:iCs/>
        </w:rPr>
        <w:t>Pending</w:t>
      </w:r>
      <w:r>
        <w:rPr>
          <w:rFonts w:eastAsia="Times New Roman"/>
        </w:rPr>
        <w:t xml:space="preserve">, </w:t>
      </w:r>
      <w:r>
        <w:rPr>
          <w:rFonts w:eastAsia="Times New Roman"/>
          <w:i/>
          <w:iCs/>
        </w:rPr>
        <w:t>Approved</w:t>
      </w:r>
      <w:r>
        <w:rPr>
          <w:rFonts w:eastAsia="Times New Roman"/>
        </w:rPr>
        <w:t xml:space="preserve">, and </w:t>
      </w:r>
      <w:r>
        <w:rPr>
          <w:rFonts w:eastAsia="Times New Roman"/>
          <w:i/>
          <w:iCs/>
        </w:rPr>
        <w:t>Rejected</w:t>
      </w:r>
      <w:r>
        <w:rPr>
          <w:rFonts w:eastAsia="Times New Roman"/>
        </w:rPr>
        <w:t xml:space="preserve"> states.</w:t>
      </w:r>
    </w:p>
    <w:p w14:paraId="1C03BA0A" w14:textId="77777777" w:rsidR="006B6B2C" w:rsidRDefault="006B6B2C" w:rsidP="006B6B2C">
      <w:pPr>
        <w:numPr>
          <w:ilvl w:val="0"/>
          <w:numId w:val="40"/>
        </w:numPr>
        <w:spacing w:line="240" w:lineRule="auto"/>
        <w:rPr>
          <w:rFonts w:eastAsia="Times New Roman"/>
        </w:rPr>
      </w:pPr>
      <w:r>
        <w:rPr>
          <w:rFonts w:eastAsia="Times New Roman"/>
          <w:b/>
          <w:bCs/>
        </w:rPr>
        <w:t>Rejection impact visibility</w:t>
      </w:r>
      <w:r>
        <w:rPr>
          <w:rFonts w:eastAsia="Times New Roman"/>
        </w:rPr>
        <w:t xml:space="preserve">: Rejected approvals are clearly flagged. If downstream steps are configured to depend on the rejected approval, those dependent steps are shown as </w:t>
      </w:r>
      <w:r>
        <w:rPr>
          <w:rFonts w:eastAsia="Times New Roman"/>
          <w:i/>
          <w:iCs/>
        </w:rPr>
        <w:t>blocked</w:t>
      </w:r>
      <w:r>
        <w:rPr>
          <w:rFonts w:eastAsia="Times New Roman"/>
        </w:rPr>
        <w:t xml:space="preserve"> until re-approval is completed.</w:t>
      </w:r>
    </w:p>
    <w:p w14:paraId="0CA291FC" w14:textId="44073449" w:rsidR="00653988" w:rsidRPr="00AB1188" w:rsidRDefault="00432D19" w:rsidP="006B6B2C">
      <w:pPr>
        <w:numPr>
          <w:ilvl w:val="0"/>
          <w:numId w:val="40"/>
        </w:numPr>
        <w:spacing w:line="240" w:lineRule="auto"/>
        <w:rPr>
          <w:rFonts w:eastAsia="Times New Roman"/>
          <w:b/>
          <w:bCs/>
        </w:rPr>
      </w:pPr>
      <w:r w:rsidRPr="00432D19">
        <w:rPr>
          <w:rFonts w:eastAsia="Times New Roman"/>
          <w:b/>
          <w:bCs/>
        </w:rPr>
        <w:t xml:space="preserve">Activity Log </w:t>
      </w:r>
      <w:r w:rsidR="00E97052" w:rsidRPr="00432D19">
        <w:rPr>
          <w:rFonts w:eastAsia="Times New Roman"/>
          <w:b/>
          <w:bCs/>
        </w:rPr>
        <w:t xml:space="preserve">- </w:t>
      </w:r>
      <w:r w:rsidR="00E97052">
        <w:rPr>
          <w:rFonts w:eastAsia="Times New Roman"/>
          <w:b/>
          <w:bCs/>
        </w:rPr>
        <w:t>By</w:t>
      </w:r>
      <w:r w:rsidRPr="00E97052">
        <w:rPr>
          <w:rFonts w:eastAsia="Times New Roman"/>
        </w:rPr>
        <w:t xml:space="preserve"> clicking on the activity log</w:t>
      </w:r>
      <w:r w:rsidR="00565F98" w:rsidRPr="00E97052">
        <w:rPr>
          <w:rFonts w:eastAsia="Times New Roman"/>
        </w:rPr>
        <w:t xml:space="preserve">, </w:t>
      </w:r>
      <w:r w:rsidR="00E97052" w:rsidRPr="00E97052">
        <w:rPr>
          <w:rFonts w:eastAsia="Times New Roman"/>
        </w:rPr>
        <w:t>the user can have a visibility of timelines of activities highlighting delays or overdue items</w:t>
      </w:r>
    </w:p>
    <w:p w14:paraId="0EB36792" w14:textId="77777777" w:rsidR="00AB1188" w:rsidRDefault="00AB1188" w:rsidP="00AB1188">
      <w:pPr>
        <w:spacing w:line="240" w:lineRule="auto"/>
        <w:rPr>
          <w:rFonts w:eastAsia="Times New Roman"/>
          <w:b/>
          <w:bCs/>
        </w:rPr>
      </w:pPr>
    </w:p>
    <w:p w14:paraId="70B46F6E" w14:textId="7BBC55B2" w:rsidR="00AB1188" w:rsidRDefault="00AB1188" w:rsidP="00AB1188">
      <w:pPr>
        <w:spacing w:line="240" w:lineRule="auto"/>
        <w:rPr>
          <w:rFonts w:eastAsia="Times New Roman"/>
          <w:b/>
          <w:bCs/>
        </w:rPr>
      </w:pPr>
      <w:r w:rsidRPr="00AB1188">
        <w:rPr>
          <w:rFonts w:eastAsia="Times New Roman"/>
          <w:b/>
          <w:bCs/>
          <w:noProof/>
        </w:rPr>
        <w:drawing>
          <wp:inline distT="0" distB="0" distL="0" distR="0" wp14:anchorId="03308BEC" wp14:editId="19383BB8">
            <wp:extent cx="5943600" cy="3712845"/>
            <wp:effectExtent l="0" t="0" r="0" b="1905"/>
            <wp:docPr id="166393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39634" name=""/>
                    <pic:cNvPicPr/>
                  </pic:nvPicPr>
                  <pic:blipFill>
                    <a:blip r:embed="rId11"/>
                    <a:stretch>
                      <a:fillRect/>
                    </a:stretch>
                  </pic:blipFill>
                  <pic:spPr>
                    <a:xfrm>
                      <a:off x="0" y="0"/>
                      <a:ext cx="5943600" cy="3712845"/>
                    </a:xfrm>
                    <a:prstGeom prst="rect">
                      <a:avLst/>
                    </a:prstGeom>
                  </pic:spPr>
                </pic:pic>
              </a:graphicData>
            </a:graphic>
          </wp:inline>
        </w:drawing>
      </w:r>
    </w:p>
    <w:p w14:paraId="4B468044" w14:textId="77777777" w:rsidR="00AB1188" w:rsidRPr="00CA6034" w:rsidRDefault="00AB1188" w:rsidP="00AB1188">
      <w:pPr>
        <w:spacing w:line="240" w:lineRule="auto"/>
        <w:rPr>
          <w:rFonts w:eastAsia="Times New Roman"/>
          <w:b/>
          <w:bCs/>
        </w:rPr>
      </w:pPr>
    </w:p>
    <w:p w14:paraId="22A74187" w14:textId="3A8B3725" w:rsidR="00653988" w:rsidRPr="00CA6034" w:rsidRDefault="00CA6034" w:rsidP="00653988">
      <w:pPr>
        <w:spacing w:line="240" w:lineRule="auto"/>
        <w:rPr>
          <w:rFonts w:eastAsia="Times New Roman"/>
          <w:b/>
          <w:bCs/>
        </w:rPr>
      </w:pPr>
      <w:r w:rsidRPr="00CA6034">
        <w:rPr>
          <w:rFonts w:eastAsia="Times New Roman"/>
          <w:b/>
          <w:bCs/>
          <w:highlight w:val="yellow"/>
        </w:rPr>
        <w:t xml:space="preserve">Note </w:t>
      </w:r>
      <w:r w:rsidR="00AB1188" w:rsidRPr="00CA6034">
        <w:rPr>
          <w:rFonts w:eastAsia="Times New Roman"/>
          <w:b/>
          <w:bCs/>
          <w:highlight w:val="yellow"/>
        </w:rPr>
        <w:t>- Updated</w:t>
      </w:r>
      <w:r w:rsidRPr="00CA6034">
        <w:rPr>
          <w:rFonts w:eastAsia="Times New Roman"/>
          <w:b/>
          <w:bCs/>
          <w:highlight w:val="yellow"/>
        </w:rPr>
        <w:t xml:space="preserve"> </w:t>
      </w:r>
      <w:r w:rsidR="00AB1188" w:rsidRPr="00CA6034">
        <w:rPr>
          <w:rFonts w:eastAsia="Times New Roman"/>
          <w:b/>
          <w:bCs/>
          <w:highlight w:val="yellow"/>
        </w:rPr>
        <w:t>VDs</w:t>
      </w:r>
      <w:r w:rsidRPr="00CA6034">
        <w:rPr>
          <w:rFonts w:eastAsia="Times New Roman"/>
          <w:b/>
          <w:bCs/>
          <w:highlight w:val="yellow"/>
        </w:rPr>
        <w:t xml:space="preserve"> are to be updated.</w:t>
      </w:r>
    </w:p>
    <w:p w14:paraId="4E1DAABE" w14:textId="77777777" w:rsidR="006B6B2C" w:rsidRPr="0086167A" w:rsidRDefault="006B6B2C" w:rsidP="0086167A">
      <w:pPr>
        <w:pStyle w:val="Heading3"/>
        <w:rPr>
          <w:rFonts w:ascii="Calibri" w:hAnsi="Calibri" w:cs="Calibri"/>
          <w:b/>
          <w:bCs/>
          <w:kern w:val="0"/>
          <w:sz w:val="18"/>
          <w:szCs w:val="18"/>
          <w14:ligatures w14:val="none"/>
        </w:rPr>
      </w:pPr>
      <w:r w:rsidRPr="0086167A">
        <w:rPr>
          <w:rFonts w:ascii="Calibri" w:hAnsi="Calibri" w:cs="Calibri"/>
          <w:b/>
          <w:bCs/>
          <w:sz w:val="22"/>
          <w:szCs w:val="22"/>
        </w:rPr>
        <w:t>3.3 Restrictions and Non</w:t>
      </w:r>
      <w:r w:rsidRPr="0086167A">
        <w:rPr>
          <w:rFonts w:ascii="Calibri" w:hAnsi="Calibri" w:cs="Calibri"/>
          <w:b/>
          <w:bCs/>
          <w:sz w:val="22"/>
          <w:szCs w:val="22"/>
        </w:rPr>
        <w:noBreakHyphen/>
        <w:t>Capabilities</w:t>
      </w:r>
    </w:p>
    <w:p w14:paraId="26A65AB1" w14:textId="77777777" w:rsidR="009C3052" w:rsidRPr="009C3052" w:rsidRDefault="009C3052" w:rsidP="009C3052">
      <w:pPr>
        <w:spacing w:line="240" w:lineRule="auto"/>
        <w:rPr>
          <w:rFonts w:eastAsia="Aptos"/>
          <w:kern w:val="0"/>
          <w14:ligatures w14:val="none"/>
        </w:rPr>
      </w:pPr>
      <w:r w:rsidRPr="009C3052">
        <w:rPr>
          <w:rFonts w:eastAsia="Aptos"/>
          <w:b/>
          <w:bCs/>
        </w:rPr>
        <w:t>RACI Chart Access</w:t>
      </w:r>
      <w:r w:rsidRPr="009C3052">
        <w:rPr>
          <w:rFonts w:eastAsia="Aptos"/>
        </w:rPr>
        <w:t>: The RACI chart (Responsible, Accountable, Consulted, Informed) shall be accessible from the Accountable For. The design shall support large workflows with many rows/columns (e.g., scrollable layout) so the chart remains usable at scale.</w:t>
      </w:r>
    </w:p>
    <w:p w14:paraId="1F55A4C3" w14:textId="77777777" w:rsidR="009C3052" w:rsidRPr="009C3052" w:rsidRDefault="009C3052" w:rsidP="005521A6">
      <w:pPr>
        <w:numPr>
          <w:ilvl w:val="0"/>
          <w:numId w:val="15"/>
        </w:numPr>
        <w:spacing w:before="100" w:beforeAutospacing="1" w:after="100" w:afterAutospacing="1" w:line="240" w:lineRule="auto"/>
        <w:rPr>
          <w:rFonts w:eastAsia="Times New Roman"/>
          <w:kern w:val="0"/>
          <w14:ligatures w14:val="none"/>
        </w:rPr>
      </w:pPr>
      <w:r w:rsidRPr="009C3052">
        <w:rPr>
          <w:rFonts w:eastAsia="Times New Roman"/>
        </w:rPr>
        <w:t>Add, edit, or delete workflow steps/activities (workflow structure changes are restricted to the Workflow Builder).</w:t>
      </w:r>
    </w:p>
    <w:p w14:paraId="339E8C88" w14:textId="77777777" w:rsidR="009C3052" w:rsidRPr="009C3052" w:rsidRDefault="009C3052" w:rsidP="005521A6">
      <w:pPr>
        <w:numPr>
          <w:ilvl w:val="0"/>
          <w:numId w:val="16"/>
        </w:numPr>
        <w:spacing w:line="240" w:lineRule="auto"/>
        <w:rPr>
          <w:rFonts w:eastAsia="Times New Roman"/>
        </w:rPr>
      </w:pPr>
      <w:r w:rsidRPr="009C3052">
        <w:rPr>
          <w:rFonts w:eastAsia="Times New Roman"/>
        </w:rPr>
        <w:t>Execute or complete activities from this dashboard as the execution occurs in My Activities.</w:t>
      </w:r>
    </w:p>
    <w:p w14:paraId="64820004" w14:textId="77777777" w:rsidR="009C3052" w:rsidRPr="009C3052" w:rsidRDefault="009C3052" w:rsidP="005521A6">
      <w:pPr>
        <w:numPr>
          <w:ilvl w:val="0"/>
          <w:numId w:val="16"/>
        </w:numPr>
        <w:spacing w:line="240" w:lineRule="auto"/>
        <w:rPr>
          <w:rFonts w:eastAsia="Times New Roman"/>
        </w:rPr>
      </w:pPr>
      <w:r w:rsidRPr="009C3052">
        <w:rPr>
          <w:rFonts w:eastAsia="Times New Roman"/>
        </w:rPr>
        <w:t>Approve activities unless the user is the assigned approver for the specific approval activity.</w:t>
      </w:r>
    </w:p>
    <w:p w14:paraId="6A4785A6" w14:textId="77777777" w:rsidR="009C3052" w:rsidRPr="009C3052" w:rsidRDefault="009C3052" w:rsidP="005521A6">
      <w:pPr>
        <w:numPr>
          <w:ilvl w:val="0"/>
          <w:numId w:val="16"/>
        </w:numPr>
        <w:spacing w:line="240" w:lineRule="auto"/>
        <w:rPr>
          <w:rFonts w:eastAsia="Times New Roman"/>
        </w:rPr>
      </w:pPr>
      <w:r w:rsidRPr="009C3052">
        <w:rPr>
          <w:rFonts w:eastAsia="Times New Roman"/>
        </w:rPr>
        <w:t>Override execution or approval outcomes.</w:t>
      </w:r>
    </w:p>
    <w:p w14:paraId="0D64C8FA" w14:textId="77777777" w:rsidR="009C3052" w:rsidRPr="009C3052" w:rsidRDefault="009C3052" w:rsidP="009C3052">
      <w:pPr>
        <w:keepNext/>
        <w:keepLines/>
        <w:spacing w:before="160" w:after="80" w:line="276" w:lineRule="auto"/>
        <w:outlineLvl w:val="1"/>
        <w:rPr>
          <w:rFonts w:eastAsia="Times New Roman"/>
          <w:b/>
          <w:bCs/>
          <w:color w:val="0F4761" w:themeColor="accent1" w:themeShade="BF"/>
          <w:kern w:val="0"/>
          <w:sz w:val="20"/>
          <w:szCs w:val="20"/>
          <w14:ligatures w14:val="none"/>
        </w:rPr>
      </w:pPr>
      <w:r w:rsidRPr="009C3052">
        <w:rPr>
          <w:rFonts w:eastAsia="Times New Roman"/>
          <w:b/>
          <w:bCs/>
          <w:color w:val="0F4761" w:themeColor="accent1" w:themeShade="BF"/>
          <w:sz w:val="24"/>
          <w:szCs w:val="24"/>
        </w:rPr>
        <w:t>4. My Actions – Personal Actions</w:t>
      </w:r>
    </w:p>
    <w:p w14:paraId="6E7ED5BE" w14:textId="77777777" w:rsidR="009C3052" w:rsidRPr="009C3052" w:rsidRDefault="009C3052" w:rsidP="009C3052">
      <w:pPr>
        <w:spacing w:line="276" w:lineRule="auto"/>
        <w:rPr>
          <w:rFonts w:eastAsia="Aptos"/>
          <w:kern w:val="0"/>
          <w14:ligatures w14:val="none"/>
        </w:rPr>
      </w:pPr>
      <w:bookmarkStart w:id="8" w:name="_Toc224228497"/>
      <w:r w:rsidRPr="009C3052">
        <w:rPr>
          <w:rFonts w:eastAsia="Aptos"/>
        </w:rPr>
        <w:t>The My Actions tab lets users create and manage standalone personal to-do items that are not part of any workflow. These personal actions can be reassigned to other users and do not impact workflow progress, dependencies, or compliance metrics. Personal actions are created and managed only through the My Actions in My Activities Page.</w:t>
      </w:r>
    </w:p>
    <w:p w14:paraId="12DAB956" w14:textId="77777777" w:rsidR="009C3052" w:rsidRPr="009C3052" w:rsidRDefault="009C3052" w:rsidP="009C3052">
      <w:pPr>
        <w:keepNext/>
        <w:keepLines/>
        <w:spacing w:before="160" w:after="80" w:line="276" w:lineRule="auto"/>
        <w:outlineLvl w:val="2"/>
        <w:rPr>
          <w:rFonts w:eastAsia="Times New Roman"/>
          <w:b/>
          <w:color w:val="0F4761"/>
          <w:kern w:val="0"/>
          <w:sz w:val="24"/>
          <w:szCs w:val="24"/>
          <w14:ligatures w14:val="none"/>
        </w:rPr>
      </w:pPr>
      <w:r w:rsidRPr="009C3052">
        <w:rPr>
          <w:rFonts w:eastAsia="Yu Gothic Light"/>
          <w:b/>
          <w:bCs/>
          <w:color w:val="0F4761"/>
          <w:kern w:val="0"/>
          <w:sz w:val="24"/>
          <w:szCs w:val="24"/>
          <w:lang w:eastAsia="ja-JP"/>
          <w14:ligatures w14:val="none"/>
        </w:rPr>
        <w:t xml:space="preserve">4.1 </w:t>
      </w:r>
      <w:r w:rsidRPr="009C3052">
        <w:rPr>
          <w:rFonts w:eastAsia="Yu Gothic Light"/>
          <w:b/>
          <w:color w:val="0F4761"/>
          <w:kern w:val="0"/>
          <w:sz w:val="24"/>
          <w:szCs w:val="24"/>
          <w:lang w:eastAsia="ja-JP"/>
          <w14:ligatures w14:val="none"/>
        </w:rPr>
        <w:t>Capabilities</w:t>
      </w:r>
      <w:bookmarkEnd w:id="8"/>
      <w:r w:rsidRPr="009C3052">
        <w:rPr>
          <w:rFonts w:eastAsia="Yu Gothic Light"/>
          <w:b/>
          <w:color w:val="0F4761"/>
          <w:kern w:val="0"/>
          <w:sz w:val="24"/>
          <w:szCs w:val="24"/>
          <w:lang w:eastAsia="ja-JP"/>
          <w14:ligatures w14:val="none"/>
        </w:rPr>
        <w:t xml:space="preserve"> </w:t>
      </w:r>
    </w:p>
    <w:p w14:paraId="6C04CD84" w14:textId="77777777" w:rsidR="009C3052" w:rsidRPr="009C3052" w:rsidRDefault="009C3052" w:rsidP="009C3052">
      <w:pPr>
        <w:spacing w:line="276" w:lineRule="auto"/>
        <w:rPr>
          <w:rFonts w:eastAsia="Yu Mincho"/>
          <w:kern w:val="0"/>
          <w:lang w:eastAsia="ja-JP"/>
          <w14:ligatures w14:val="none"/>
        </w:rPr>
      </w:pPr>
      <w:r w:rsidRPr="009C3052">
        <w:rPr>
          <w:rFonts w:eastAsia="Yu Mincho"/>
          <w:kern w:val="0"/>
          <w:lang w:eastAsia="ja-JP"/>
          <w14:ligatures w14:val="none"/>
        </w:rPr>
        <w:t>Within the My Actions tab, users are provided with several essential capabilities to help manage their individual tasks. Specifically, users can:</w:t>
      </w:r>
    </w:p>
    <w:p w14:paraId="0F4D206A" w14:textId="77777777" w:rsidR="009C3052" w:rsidRPr="009C3052" w:rsidRDefault="009C3052" w:rsidP="005521A6">
      <w:pPr>
        <w:numPr>
          <w:ilvl w:val="0"/>
          <w:numId w:val="17"/>
        </w:numPr>
        <w:spacing w:line="276" w:lineRule="auto"/>
        <w:contextualSpacing/>
        <w:rPr>
          <w:rFonts w:eastAsia="Yu Mincho"/>
          <w:kern w:val="0"/>
          <w:lang w:eastAsia="ja-JP"/>
          <w14:ligatures w14:val="none"/>
        </w:rPr>
      </w:pPr>
      <w:r w:rsidRPr="009C3052">
        <w:rPr>
          <w:rFonts w:eastAsia="Yu Mincho"/>
          <w:kern w:val="0"/>
          <w:lang w:eastAsia="ja-JP"/>
          <w14:ligatures w14:val="none"/>
        </w:rPr>
        <w:t>Create personal actions to track tasks that are not part of any predefined workflow.</w:t>
      </w:r>
    </w:p>
    <w:p w14:paraId="1CE145DF" w14:textId="77777777" w:rsidR="009C3052" w:rsidRPr="009C3052" w:rsidRDefault="009C3052" w:rsidP="005521A6">
      <w:pPr>
        <w:numPr>
          <w:ilvl w:val="0"/>
          <w:numId w:val="17"/>
        </w:numPr>
        <w:spacing w:line="276" w:lineRule="auto"/>
        <w:contextualSpacing/>
        <w:rPr>
          <w:rFonts w:eastAsia="Yu Mincho"/>
          <w:kern w:val="0"/>
          <w:lang w:eastAsia="ja-JP"/>
          <w14:ligatures w14:val="none"/>
        </w:rPr>
      </w:pPr>
      <w:r w:rsidRPr="009C3052">
        <w:rPr>
          <w:rFonts w:eastAsia="Times New Roman"/>
        </w:rPr>
        <w:t>Assign a personal action to another system user. Upon assignment, the personal action shall be removed from the creator’s personal actions list and added to the assigned user’s personal actions list.</w:t>
      </w:r>
    </w:p>
    <w:p w14:paraId="09423ACE" w14:textId="77777777" w:rsidR="009C3052" w:rsidRPr="009C3052" w:rsidRDefault="009C3052" w:rsidP="005521A6">
      <w:pPr>
        <w:numPr>
          <w:ilvl w:val="0"/>
          <w:numId w:val="17"/>
        </w:numPr>
        <w:spacing w:line="276" w:lineRule="auto"/>
        <w:contextualSpacing/>
        <w:rPr>
          <w:rFonts w:eastAsia="Yu Mincho"/>
          <w:kern w:val="0"/>
          <w:lang w:eastAsia="ja-JP"/>
          <w14:ligatures w14:val="none"/>
        </w:rPr>
      </w:pPr>
      <w:r w:rsidRPr="009C3052">
        <w:rPr>
          <w:rFonts w:eastAsia="Yu Mincho"/>
          <w:kern w:val="0"/>
          <w:lang w:eastAsia="ja-JP"/>
          <w14:ligatures w14:val="none"/>
        </w:rPr>
        <w:t>Edit personal actions, allowing updates and modifications as circumstances change.</w:t>
      </w:r>
    </w:p>
    <w:p w14:paraId="4CD6AC8E" w14:textId="77777777" w:rsidR="009C3052" w:rsidRPr="009C3052" w:rsidRDefault="009C3052" w:rsidP="005521A6">
      <w:pPr>
        <w:numPr>
          <w:ilvl w:val="0"/>
          <w:numId w:val="17"/>
        </w:numPr>
        <w:spacing w:line="276" w:lineRule="auto"/>
        <w:contextualSpacing/>
        <w:rPr>
          <w:rFonts w:eastAsia="Yu Mincho"/>
          <w:kern w:val="0"/>
          <w:lang w:eastAsia="ja-JP"/>
          <w14:ligatures w14:val="none"/>
        </w:rPr>
      </w:pPr>
      <w:r w:rsidRPr="009C3052">
        <w:rPr>
          <w:rFonts w:eastAsia="Yu Mincho"/>
          <w:kern w:val="0"/>
          <w:lang w:eastAsia="ja-JP"/>
          <w14:ligatures w14:val="none"/>
        </w:rPr>
        <w:t>Delete personal actions to remove tasks that are no longer relevant or required.</w:t>
      </w:r>
    </w:p>
    <w:p w14:paraId="62A69482" w14:textId="77777777" w:rsidR="009C3052" w:rsidRPr="009C3052" w:rsidRDefault="009C3052" w:rsidP="005521A6">
      <w:pPr>
        <w:numPr>
          <w:ilvl w:val="0"/>
          <w:numId w:val="17"/>
        </w:numPr>
        <w:spacing w:line="276" w:lineRule="auto"/>
        <w:contextualSpacing/>
        <w:rPr>
          <w:rFonts w:eastAsia="Yu Mincho"/>
          <w:kern w:val="0"/>
          <w:lang w:eastAsia="ja-JP"/>
          <w14:ligatures w14:val="none"/>
        </w:rPr>
      </w:pPr>
      <w:r w:rsidRPr="009C3052">
        <w:rPr>
          <w:rFonts w:eastAsia="Yu Mincho"/>
          <w:kern w:val="0"/>
          <w:lang w:eastAsia="ja-JP"/>
          <w14:ligatures w14:val="none"/>
        </w:rPr>
        <w:t>Mark personal actions as completed once the associated task has been fulfilled.</w:t>
      </w:r>
    </w:p>
    <w:p w14:paraId="2B9C1FA9" w14:textId="77777777" w:rsidR="009C3052" w:rsidRPr="009C3052" w:rsidRDefault="009C3052" w:rsidP="009C3052">
      <w:pPr>
        <w:keepNext/>
        <w:keepLines/>
        <w:spacing w:before="160" w:after="80" w:line="276" w:lineRule="auto"/>
        <w:outlineLvl w:val="2"/>
        <w:rPr>
          <w:rFonts w:eastAsia="Yu Gothic Light"/>
          <w:b/>
          <w:color w:val="0F4761"/>
          <w:kern w:val="0"/>
          <w:sz w:val="24"/>
          <w:szCs w:val="24"/>
          <w:lang w:eastAsia="ja-JP"/>
          <w14:ligatures w14:val="none"/>
        </w:rPr>
      </w:pPr>
      <w:bookmarkStart w:id="9" w:name="_Toc224228498"/>
      <w:r w:rsidRPr="009C3052">
        <w:rPr>
          <w:rFonts w:eastAsia="Yu Gothic Light"/>
          <w:b/>
          <w:bCs/>
          <w:color w:val="0F4761"/>
          <w:kern w:val="0"/>
          <w:sz w:val="24"/>
          <w:szCs w:val="24"/>
          <w:lang w:eastAsia="ja-JP"/>
          <w14:ligatures w14:val="none"/>
        </w:rPr>
        <w:t xml:space="preserve">4.2 </w:t>
      </w:r>
      <w:r w:rsidRPr="009C3052">
        <w:rPr>
          <w:rFonts w:eastAsia="Yu Gothic Light"/>
          <w:b/>
          <w:color w:val="0F4761"/>
          <w:kern w:val="0"/>
          <w:sz w:val="24"/>
          <w:szCs w:val="24"/>
          <w:lang w:eastAsia="ja-JP"/>
          <w14:ligatures w14:val="none"/>
        </w:rPr>
        <w:t>Ownership and Scope</w:t>
      </w:r>
      <w:bookmarkEnd w:id="9"/>
      <w:r w:rsidRPr="009C3052">
        <w:rPr>
          <w:rFonts w:eastAsia="Yu Gothic Light"/>
          <w:b/>
          <w:color w:val="0F4761"/>
          <w:kern w:val="0"/>
          <w:sz w:val="24"/>
          <w:szCs w:val="24"/>
          <w:lang w:eastAsia="ja-JP"/>
          <w14:ligatures w14:val="none"/>
        </w:rPr>
        <w:t xml:space="preserve"> </w:t>
      </w:r>
    </w:p>
    <w:p w14:paraId="1F776778" w14:textId="77777777" w:rsidR="009C3052" w:rsidRPr="009C3052" w:rsidRDefault="009C3052" w:rsidP="005521A6">
      <w:pPr>
        <w:numPr>
          <w:ilvl w:val="0"/>
          <w:numId w:val="18"/>
        </w:numPr>
        <w:spacing w:line="276" w:lineRule="auto"/>
        <w:contextualSpacing/>
        <w:rPr>
          <w:rFonts w:eastAsia="Yu Mincho"/>
          <w:kern w:val="0"/>
          <w:lang w:eastAsia="ja-JP"/>
          <w14:ligatures w14:val="none"/>
        </w:rPr>
      </w:pPr>
      <w:r w:rsidRPr="009C3052">
        <w:rPr>
          <w:rFonts w:eastAsia="Yu Mincho"/>
          <w:kern w:val="0"/>
          <w:lang w:eastAsia="ja-JP"/>
          <w14:ligatures w14:val="none"/>
        </w:rPr>
        <w:t xml:space="preserve">Personal actions are exclusively owned by the user who created them. </w:t>
      </w:r>
    </w:p>
    <w:p w14:paraId="42C92E9A" w14:textId="77777777" w:rsidR="009C3052" w:rsidRPr="009C3052" w:rsidRDefault="009C3052" w:rsidP="005521A6">
      <w:pPr>
        <w:numPr>
          <w:ilvl w:val="0"/>
          <w:numId w:val="18"/>
        </w:numPr>
        <w:spacing w:line="276" w:lineRule="auto"/>
        <w:contextualSpacing/>
        <w:rPr>
          <w:rFonts w:eastAsia="Yu Mincho"/>
          <w:kern w:val="0"/>
          <w:lang w:eastAsia="ja-JP"/>
          <w14:ligatures w14:val="none"/>
        </w:rPr>
      </w:pPr>
      <w:r w:rsidRPr="009C3052">
        <w:rPr>
          <w:rFonts w:eastAsia="Yu Mincho"/>
          <w:kern w:val="0"/>
          <w:lang w:eastAsia="ja-JP"/>
          <w14:ligatures w14:val="none"/>
        </w:rPr>
        <w:t xml:space="preserve">These actions remain private and are visible only to their owner, ensuring confidentiality and individual task management. </w:t>
      </w:r>
    </w:p>
    <w:p w14:paraId="3B0D92C7" w14:textId="77777777" w:rsidR="009C3052" w:rsidRPr="009C3052" w:rsidRDefault="009C3052" w:rsidP="005521A6">
      <w:pPr>
        <w:numPr>
          <w:ilvl w:val="0"/>
          <w:numId w:val="18"/>
        </w:numPr>
        <w:spacing w:line="276" w:lineRule="auto"/>
        <w:contextualSpacing/>
        <w:rPr>
          <w:rFonts w:eastAsia="Yu Mincho"/>
          <w:kern w:val="0"/>
          <w:lang w:eastAsia="ja-JP"/>
          <w14:ligatures w14:val="none"/>
        </w:rPr>
      </w:pPr>
      <w:r w:rsidRPr="009C3052">
        <w:rPr>
          <w:rFonts w:eastAsia="Yu Mincho"/>
          <w:kern w:val="0"/>
          <w:lang w:eastAsia="ja-JP"/>
          <w14:ligatures w14:val="none"/>
        </w:rPr>
        <w:t>Personal actions operate independently and do not affect workflow progress, dependencies, or compliance metrics within the broader system.</w:t>
      </w:r>
    </w:p>
    <w:p w14:paraId="12C4A50D" w14:textId="77777777" w:rsidR="009C3052" w:rsidRPr="009C3052" w:rsidRDefault="009C3052" w:rsidP="009C3052">
      <w:pPr>
        <w:spacing w:line="276" w:lineRule="auto"/>
        <w:rPr>
          <w:rFonts w:eastAsia="Yu Mincho"/>
          <w:kern w:val="0"/>
          <w:lang w:eastAsia="ja-JP"/>
          <w14:ligatures w14:val="none"/>
        </w:rPr>
      </w:pPr>
      <w:proofErr w:type="gramStart"/>
      <w:r w:rsidRPr="009C3052">
        <w:rPr>
          <w:rFonts w:eastAsia="Yu Mincho"/>
          <w:kern w:val="0"/>
          <w:highlight w:val="yellow"/>
          <w:lang w:eastAsia="ja-JP"/>
          <w14:ligatures w14:val="none"/>
        </w:rPr>
        <w:t>Note :</w:t>
      </w:r>
      <w:proofErr w:type="gramEnd"/>
      <w:r w:rsidRPr="009C3052">
        <w:rPr>
          <w:rFonts w:eastAsia="Yu Mincho"/>
          <w:kern w:val="0"/>
          <w:highlight w:val="yellow"/>
          <w:lang w:eastAsia="ja-JP"/>
          <w14:ligatures w14:val="none"/>
        </w:rPr>
        <w:t xml:space="preserve"> Updated VD Screens will be placed soon</w:t>
      </w:r>
    </w:p>
    <w:p w14:paraId="1CFCA583" w14:textId="77777777" w:rsidR="009C3052" w:rsidRPr="009C3052" w:rsidRDefault="009C3052" w:rsidP="009C3052">
      <w:pPr>
        <w:keepNext/>
        <w:keepLines/>
        <w:spacing w:before="160" w:after="80" w:line="276" w:lineRule="auto"/>
        <w:outlineLvl w:val="1"/>
        <w:rPr>
          <w:rFonts w:eastAsia="Yu Gothic Light"/>
          <w:b/>
          <w:bCs/>
          <w:color w:val="0F4761"/>
          <w:kern w:val="0"/>
          <w:lang w:eastAsia="ja-JP"/>
          <w14:ligatures w14:val="none"/>
        </w:rPr>
      </w:pPr>
      <w:bookmarkStart w:id="10" w:name="_Toc224228499"/>
      <w:r w:rsidRPr="009C3052">
        <w:rPr>
          <w:rFonts w:eastAsia="Yu Gothic Light"/>
          <w:b/>
          <w:color w:val="0F4761"/>
          <w:kern w:val="0"/>
          <w:highlight w:val="yellow"/>
          <w:lang w:eastAsia="ja-JP"/>
          <w14:ligatures w14:val="none"/>
        </w:rPr>
        <w:t>5. Summary Metrics Section</w:t>
      </w:r>
      <w:bookmarkEnd w:id="10"/>
    </w:p>
    <w:p w14:paraId="23665880" w14:textId="77777777" w:rsidR="009C3052" w:rsidRPr="009C3052" w:rsidRDefault="009C3052" w:rsidP="009C3052">
      <w:pPr>
        <w:spacing w:line="276" w:lineRule="auto"/>
        <w:rPr>
          <w:rFonts w:ascii="Aptos" w:eastAsia="Yu Mincho" w:hAnsi="Aptos" w:cs="Arial"/>
          <w:kern w:val="0"/>
          <w:lang w:eastAsia="ja-JP"/>
          <w14:ligatures w14:val="none"/>
        </w:rPr>
      </w:pPr>
      <w:r w:rsidRPr="009C3052">
        <w:rPr>
          <w:rFonts w:ascii="Aptos" w:eastAsia="Yu Mincho" w:hAnsi="Aptos" w:cs="Arial"/>
          <w:noProof/>
          <w:kern w:val="0"/>
          <w:lang w:eastAsia="ja-JP"/>
        </w:rPr>
        <w:drawing>
          <wp:inline distT="0" distB="0" distL="0" distR="0" wp14:anchorId="6BAE2615" wp14:editId="12F7D50A">
            <wp:extent cx="5735320" cy="1284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5320" cy="1284605"/>
                    </a:xfrm>
                    <a:prstGeom prst="rect">
                      <a:avLst/>
                    </a:prstGeom>
                    <a:noFill/>
                    <a:ln>
                      <a:noFill/>
                    </a:ln>
                  </pic:spPr>
                </pic:pic>
              </a:graphicData>
            </a:graphic>
          </wp:inline>
        </w:drawing>
      </w:r>
    </w:p>
    <w:p w14:paraId="285DEC09" w14:textId="77777777" w:rsidR="009C3052" w:rsidRPr="009C3052" w:rsidRDefault="009C3052" w:rsidP="009C3052">
      <w:pPr>
        <w:spacing w:line="276" w:lineRule="auto"/>
        <w:rPr>
          <w:rFonts w:eastAsia="Aptos"/>
          <w:kern w:val="0"/>
          <w14:ligatures w14:val="none"/>
        </w:rPr>
      </w:pPr>
      <w:r w:rsidRPr="009C3052">
        <w:rPr>
          <w:rFonts w:eastAsia="Aptos"/>
        </w:rPr>
        <w:t xml:space="preserve">The top section of the My Activities page displays summary-level activity metrics to provide users with immediate operational awareness. Each metric represents a distinct aspect of activity status to help users quickly assess their current responsibilities and progress. All the tiles shall be clickable and navigate the user to the respective section </w:t>
      </w:r>
    </w:p>
    <w:p w14:paraId="3634DE53" w14:textId="77777777" w:rsidR="009C3052" w:rsidRPr="009C3052" w:rsidRDefault="009C3052" w:rsidP="005521A6">
      <w:pPr>
        <w:numPr>
          <w:ilvl w:val="0"/>
          <w:numId w:val="19"/>
        </w:numPr>
        <w:spacing w:after="0" w:line="276" w:lineRule="auto"/>
        <w:contextualSpacing/>
        <w:rPr>
          <w:rFonts w:eastAsia="Yu Mincho"/>
          <w:kern w:val="0"/>
          <w:lang w:eastAsia="ja-JP"/>
          <w14:ligatures w14:val="none"/>
        </w:rPr>
      </w:pPr>
      <w:r w:rsidRPr="009C3052">
        <w:rPr>
          <w:rFonts w:eastAsia="Yu Mincho"/>
          <w:b/>
          <w:bCs/>
          <w:kern w:val="0"/>
          <w:lang w:eastAsia="ja-JP"/>
          <w14:ligatures w14:val="none"/>
        </w:rPr>
        <w:t xml:space="preserve">Workflow Steps </w:t>
      </w:r>
      <w:proofErr w:type="gramStart"/>
      <w:r w:rsidRPr="009C3052">
        <w:rPr>
          <w:rFonts w:eastAsia="Yu Mincho"/>
          <w:b/>
          <w:bCs/>
          <w:kern w:val="0"/>
          <w:lang w:eastAsia="ja-JP"/>
          <w14:ligatures w14:val="none"/>
        </w:rPr>
        <w:t>To</w:t>
      </w:r>
      <w:proofErr w:type="gramEnd"/>
      <w:r w:rsidRPr="009C3052">
        <w:rPr>
          <w:rFonts w:eastAsia="Yu Mincho"/>
          <w:b/>
          <w:bCs/>
          <w:kern w:val="0"/>
          <w:lang w:eastAsia="ja-JP"/>
          <w14:ligatures w14:val="none"/>
        </w:rPr>
        <w:t xml:space="preserve"> Do</w:t>
      </w:r>
      <w:r w:rsidRPr="009C3052">
        <w:rPr>
          <w:rFonts w:eastAsia="Yu Mincho"/>
          <w:kern w:val="0"/>
          <w:lang w:eastAsia="ja-JP"/>
          <w14:ligatures w14:val="none"/>
        </w:rPr>
        <w:t>: The total number of workflow steps currently in progress/ assigned to the user, including all states and statuses.</w:t>
      </w:r>
    </w:p>
    <w:p w14:paraId="2541F3D1" w14:textId="77777777" w:rsidR="009C3052" w:rsidRPr="009C3052" w:rsidRDefault="009C3052" w:rsidP="005521A6">
      <w:pPr>
        <w:numPr>
          <w:ilvl w:val="0"/>
          <w:numId w:val="19"/>
        </w:numPr>
        <w:spacing w:after="0" w:line="276" w:lineRule="auto"/>
        <w:contextualSpacing/>
        <w:rPr>
          <w:rFonts w:eastAsia="Yu Mincho"/>
          <w:kern w:val="0"/>
          <w:lang w:eastAsia="ja-JP"/>
          <w14:ligatures w14:val="none"/>
        </w:rPr>
      </w:pPr>
      <w:r w:rsidRPr="009C3052">
        <w:rPr>
          <w:rFonts w:eastAsia="Yu Mincho"/>
          <w:b/>
          <w:bCs/>
          <w:kern w:val="0"/>
          <w:lang w:eastAsia="ja-JP"/>
          <w14:ligatures w14:val="none"/>
        </w:rPr>
        <w:t>Actions To Do</w:t>
      </w:r>
      <w:r w:rsidRPr="009C3052">
        <w:rPr>
          <w:rFonts w:eastAsia="Yu Mincho"/>
          <w:kern w:val="0"/>
          <w:lang w:eastAsia="ja-JP"/>
          <w14:ligatures w14:val="none"/>
        </w:rPr>
        <w:t>: Activities that are scheduled for future execution and are not yet actionable, either due to future start times or dependencies that have not been met.</w:t>
      </w:r>
    </w:p>
    <w:p w14:paraId="6E334E59" w14:textId="77777777" w:rsidR="009C3052" w:rsidRPr="009C3052" w:rsidRDefault="009C3052" w:rsidP="005521A6">
      <w:pPr>
        <w:numPr>
          <w:ilvl w:val="0"/>
          <w:numId w:val="19"/>
        </w:numPr>
        <w:spacing w:after="0" w:line="276" w:lineRule="auto"/>
        <w:contextualSpacing/>
        <w:rPr>
          <w:rFonts w:eastAsia="Yu Mincho"/>
          <w:kern w:val="0"/>
          <w:lang w:eastAsia="ja-JP"/>
          <w14:ligatures w14:val="none"/>
        </w:rPr>
      </w:pPr>
      <w:r w:rsidRPr="009C3052">
        <w:rPr>
          <w:rFonts w:eastAsia="Yu Mincho"/>
          <w:b/>
          <w:color w:val="000000"/>
          <w:kern w:val="0"/>
          <w:szCs w:val="24"/>
          <w:lang w:eastAsia="ja-JP"/>
          <w14:ligatures w14:val="none"/>
        </w:rPr>
        <w:t>Meetings Scheduled</w:t>
      </w:r>
      <w:r w:rsidRPr="009C3052">
        <w:rPr>
          <w:rFonts w:eastAsia="Yu Mincho"/>
          <w:color w:val="000000"/>
          <w:kern w:val="0"/>
          <w:szCs w:val="24"/>
          <w:lang w:eastAsia="ja-JP"/>
          <w14:ligatures w14:val="none"/>
        </w:rPr>
        <w:t xml:space="preserve">: This status shows number of meetings scheduled. It helps users track official meetings and improves visibility for participants, making it easier to organize tasks and prepare for </w:t>
      </w:r>
      <w:r w:rsidRPr="009C3052">
        <w:rPr>
          <w:rFonts w:eastAsia="Yu Mincho"/>
          <w:color w:val="000000"/>
          <w:kern w:val="0"/>
          <w:lang w:eastAsia="ja-JP"/>
          <w14:ligatures w14:val="none"/>
        </w:rPr>
        <w:t>discussions or decisions.</w:t>
      </w:r>
    </w:p>
    <w:p w14:paraId="415199BA" w14:textId="77777777" w:rsidR="009C3052" w:rsidRPr="009C3052" w:rsidRDefault="009C3052" w:rsidP="009C3052">
      <w:pPr>
        <w:spacing w:after="0" w:line="276" w:lineRule="auto"/>
        <w:ind w:left="660"/>
        <w:rPr>
          <w:rFonts w:eastAsia="Aptos"/>
          <w:kern w:val="0"/>
          <w14:ligatures w14:val="none"/>
        </w:rPr>
      </w:pPr>
      <w:r w:rsidRPr="009C3052">
        <w:rPr>
          <w:rFonts w:ascii="Symbol" w:eastAsia="Aptos" w:hAnsi="Symbol"/>
        </w:rPr>
        <w:t>·</w:t>
      </w:r>
      <w:r w:rsidRPr="009C3052">
        <w:rPr>
          <w:rFonts w:ascii="Symbol" w:eastAsia="Aptos"/>
        </w:rPr>
        <w:t>      </w:t>
      </w:r>
      <w:r w:rsidRPr="009C3052">
        <w:rPr>
          <w:rFonts w:ascii="Symbol" w:eastAsia="Aptos" w:hAnsi="Symbol"/>
        </w:rPr>
        <w:t xml:space="preserve"> </w:t>
      </w:r>
      <w:r w:rsidRPr="009C3052">
        <w:rPr>
          <w:rFonts w:eastAsia="Aptos"/>
          <w:b/>
          <w:bCs/>
          <w:color w:val="000000"/>
        </w:rPr>
        <w:t>Overdue Activities:</w:t>
      </w:r>
      <w:r w:rsidRPr="009C3052">
        <w:rPr>
          <w:rFonts w:eastAsia="Aptos"/>
          <w:color w:val="000000"/>
        </w:rPr>
        <w:t xml:space="preserve"> Indicates the number of overdue activities. This tile shall be clickable and take the user to the Overdue tab showing the list of overdue items.</w:t>
      </w:r>
    </w:p>
    <w:p w14:paraId="728355E6" w14:textId="77777777" w:rsidR="009C3052" w:rsidRPr="009C3052" w:rsidRDefault="009C3052" w:rsidP="009C3052">
      <w:pPr>
        <w:spacing w:after="0" w:line="300" w:lineRule="atLeast"/>
        <w:rPr>
          <w:rFonts w:ascii="Segoe UI" w:eastAsia="Times New Roman" w:hAnsi="Segoe UI" w:cs="Segoe UI"/>
          <w:kern w:val="0"/>
          <w14:ligatures w14:val="none"/>
        </w:rPr>
      </w:pPr>
    </w:p>
    <w:p w14:paraId="338356E3" w14:textId="77777777" w:rsidR="009C3052" w:rsidRPr="009C3052" w:rsidRDefault="009C3052" w:rsidP="005521A6">
      <w:pPr>
        <w:numPr>
          <w:ilvl w:val="0"/>
          <w:numId w:val="19"/>
        </w:numPr>
        <w:spacing w:after="0" w:line="276" w:lineRule="auto"/>
        <w:contextualSpacing/>
        <w:rPr>
          <w:rFonts w:eastAsia="Yu Mincho"/>
          <w:b/>
          <w:bCs/>
          <w:color w:val="000000"/>
          <w:kern w:val="0"/>
          <w:lang w:eastAsia="ja-JP"/>
          <w14:ligatures w14:val="none"/>
        </w:rPr>
      </w:pPr>
      <w:r w:rsidRPr="009C3052">
        <w:rPr>
          <w:rFonts w:eastAsia="Yu Mincho"/>
          <w:b/>
          <w:bCs/>
          <w:color w:val="000000"/>
          <w:kern w:val="0"/>
          <w:lang w:eastAsia="ja-JP"/>
          <w14:ligatures w14:val="none"/>
        </w:rPr>
        <w:t>Completed Activities</w:t>
      </w:r>
      <w:r w:rsidRPr="009C3052">
        <w:rPr>
          <w:rFonts w:eastAsia="Yu Mincho"/>
          <w:color w:val="000000"/>
          <w:kern w:val="0"/>
          <w:lang w:eastAsia="ja-JP"/>
          <w14:ligatures w14:val="none"/>
        </w:rPr>
        <w:t>: Displays the number of completed activities.</w:t>
      </w:r>
    </w:p>
    <w:p w14:paraId="50A8FF88" w14:textId="77777777" w:rsidR="009C3052" w:rsidRPr="009C3052" w:rsidRDefault="009C3052" w:rsidP="009C3052">
      <w:pPr>
        <w:spacing w:line="276" w:lineRule="auto"/>
        <w:rPr>
          <w:rFonts w:eastAsia="Yu Mincho"/>
          <w:kern w:val="0"/>
          <w:lang w:eastAsia="ja-JP"/>
          <w14:ligatures w14:val="none"/>
        </w:rPr>
      </w:pPr>
      <w:r w:rsidRPr="009C3052">
        <w:rPr>
          <w:rFonts w:eastAsia="Yu Mincho"/>
          <w:kern w:val="0"/>
          <w:lang w:eastAsia="ja-JP"/>
          <w14:ligatures w14:val="none"/>
        </w:rPr>
        <w:t>These metrics update dynamically based on activity status and are intended for informational and situational awareness purposes only. They do not serve as navigation controls.</w:t>
      </w:r>
    </w:p>
    <w:p w14:paraId="7E5FDFAA" w14:textId="77777777" w:rsidR="009C3052" w:rsidRPr="009C3052" w:rsidRDefault="009C3052" w:rsidP="009C3052">
      <w:pPr>
        <w:spacing w:line="276" w:lineRule="auto"/>
        <w:rPr>
          <w:rFonts w:eastAsia="Yu Mincho"/>
          <w:kern w:val="0"/>
          <w14:ligatures w14:val="none"/>
        </w:rPr>
      </w:pPr>
      <w:r w:rsidRPr="009C3052">
        <w:rPr>
          <w:rFonts w:eastAsia="Yu Mincho"/>
          <w:kern w:val="0"/>
          <w:highlight w:val="yellow"/>
          <w14:ligatures w14:val="none"/>
        </w:rPr>
        <w:t>Note: VD Screens to be updated</w:t>
      </w:r>
      <w:r w:rsidRPr="009C3052">
        <w:rPr>
          <w:rFonts w:eastAsia="Yu Mincho"/>
          <w:kern w:val="0"/>
          <w14:ligatures w14:val="none"/>
        </w:rPr>
        <w:t xml:space="preserve"> </w:t>
      </w:r>
    </w:p>
    <w:p w14:paraId="3F14861A" w14:textId="77777777" w:rsidR="009C3052" w:rsidRPr="009C3052" w:rsidRDefault="009C3052" w:rsidP="009C3052">
      <w:pPr>
        <w:keepNext/>
        <w:keepLines/>
        <w:spacing w:before="160" w:after="80" w:line="276" w:lineRule="auto"/>
        <w:outlineLvl w:val="1"/>
        <w:rPr>
          <w:rFonts w:eastAsia="Yu Gothic Light"/>
          <w:b/>
          <w:bCs/>
          <w:color w:val="0F4761"/>
          <w:kern w:val="0"/>
          <w:lang w:eastAsia="ja-JP"/>
          <w14:ligatures w14:val="none"/>
        </w:rPr>
      </w:pPr>
      <w:bookmarkStart w:id="11" w:name="_Toc224228500"/>
      <w:r w:rsidRPr="009C3052">
        <w:rPr>
          <w:rFonts w:eastAsia="Yu Gothic Light"/>
          <w:b/>
          <w:bCs/>
          <w:color w:val="0F4761"/>
          <w:kern w:val="0"/>
          <w:lang w:eastAsia="ja-JP"/>
          <w14:ligatures w14:val="none"/>
        </w:rPr>
        <w:t>6. Activity Filter Bar</w:t>
      </w:r>
      <w:bookmarkEnd w:id="11"/>
    </w:p>
    <w:p w14:paraId="11696B57" w14:textId="77777777" w:rsidR="009C3052" w:rsidRPr="009C3052" w:rsidRDefault="009C3052" w:rsidP="009C3052">
      <w:pPr>
        <w:spacing w:line="276" w:lineRule="auto"/>
        <w:rPr>
          <w:rFonts w:ascii="Aptos" w:eastAsia="Yu Mincho" w:hAnsi="Aptos" w:cs="Arial"/>
          <w:kern w:val="0"/>
          <w:lang w:eastAsia="ja-JP"/>
          <w14:ligatures w14:val="none"/>
        </w:rPr>
      </w:pPr>
      <w:r w:rsidRPr="009C3052">
        <w:rPr>
          <w:rFonts w:ascii="Aptos" w:eastAsia="Yu Mincho" w:hAnsi="Aptos" w:cs="Arial"/>
          <w:noProof/>
          <w:kern w:val="0"/>
          <w:lang w:eastAsia="ja-JP"/>
        </w:rPr>
        <w:drawing>
          <wp:inline distT="0" distB="0" distL="0" distR="0" wp14:anchorId="48B49934" wp14:editId="53663F0C">
            <wp:extent cx="5677535" cy="1440815"/>
            <wp:effectExtent l="0" t="0" r="0" b="698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l="996" t="5811"/>
                    <a:stretch>
                      <a:fillRect/>
                    </a:stretch>
                  </pic:blipFill>
                  <pic:spPr bwMode="auto">
                    <a:xfrm>
                      <a:off x="0" y="0"/>
                      <a:ext cx="5677535" cy="1440815"/>
                    </a:xfrm>
                    <a:prstGeom prst="rect">
                      <a:avLst/>
                    </a:prstGeom>
                    <a:noFill/>
                    <a:ln>
                      <a:noFill/>
                    </a:ln>
                  </pic:spPr>
                </pic:pic>
              </a:graphicData>
            </a:graphic>
          </wp:inline>
        </w:drawing>
      </w:r>
    </w:p>
    <w:p w14:paraId="14479E8F" w14:textId="77777777" w:rsidR="009C3052" w:rsidRPr="009C3052" w:rsidRDefault="009C3052" w:rsidP="009C3052">
      <w:pPr>
        <w:spacing w:line="276" w:lineRule="auto"/>
        <w:rPr>
          <w:rFonts w:eastAsia="Yu Mincho"/>
          <w:kern w:val="0"/>
          <w:lang w:eastAsia="ja-JP"/>
          <w14:ligatures w14:val="none"/>
        </w:rPr>
      </w:pPr>
      <w:r w:rsidRPr="009C3052">
        <w:rPr>
          <w:rFonts w:eastAsia="Yu Mincho"/>
          <w:kern w:val="0"/>
          <w:lang w:eastAsia="ja-JP"/>
          <w14:ligatures w14:val="none"/>
        </w:rPr>
        <w:t>Activity filtering is enabled through a horizontal filter bar positioned below the summary metrics.</w:t>
      </w:r>
    </w:p>
    <w:p w14:paraId="1A9A7F09" w14:textId="77777777" w:rsidR="009C3052" w:rsidRPr="009C3052" w:rsidRDefault="009C3052" w:rsidP="009C3052">
      <w:pPr>
        <w:spacing w:line="276" w:lineRule="auto"/>
        <w:rPr>
          <w:rFonts w:eastAsia="Yu Mincho"/>
          <w:kern w:val="0"/>
          <w:lang w:eastAsia="ja-JP"/>
          <w14:ligatures w14:val="none"/>
        </w:rPr>
      </w:pPr>
      <w:r w:rsidRPr="009C3052">
        <w:rPr>
          <w:rFonts w:eastAsia="Yu Mincho"/>
          <w:kern w:val="0"/>
          <w:lang w:eastAsia="ja-JP"/>
          <w14:ligatures w14:val="none"/>
        </w:rPr>
        <w:t>The filter bar allows users to toggle between the following activity states:</w:t>
      </w:r>
    </w:p>
    <w:p w14:paraId="340840C1" w14:textId="77777777" w:rsidR="009C3052" w:rsidRPr="009C3052" w:rsidRDefault="009C3052" w:rsidP="005521A6">
      <w:pPr>
        <w:numPr>
          <w:ilvl w:val="0"/>
          <w:numId w:val="20"/>
        </w:numPr>
        <w:spacing w:line="276" w:lineRule="auto"/>
        <w:rPr>
          <w:rFonts w:eastAsia="Yu Mincho"/>
          <w:kern w:val="0"/>
          <w:lang w:eastAsia="ja-JP"/>
          <w14:ligatures w14:val="none"/>
        </w:rPr>
      </w:pPr>
      <w:r w:rsidRPr="009C3052">
        <w:rPr>
          <w:rFonts w:eastAsia="Yu Mincho"/>
          <w:b/>
          <w:bCs/>
          <w:kern w:val="0"/>
          <w:lang w:eastAsia="ja-JP"/>
          <w14:ligatures w14:val="none"/>
        </w:rPr>
        <w:t>Overdue</w:t>
      </w:r>
      <w:r w:rsidRPr="009C3052">
        <w:rPr>
          <w:rFonts w:eastAsia="Yu Mincho"/>
          <w:kern w:val="0"/>
          <w:lang w:eastAsia="ja-JP"/>
          <w14:ligatures w14:val="none"/>
        </w:rPr>
        <w:t xml:space="preserve"> – Activities that have passed their scheduled due time</w:t>
      </w:r>
    </w:p>
    <w:p w14:paraId="3BA906B4" w14:textId="77777777" w:rsidR="009C3052" w:rsidRPr="009C3052" w:rsidRDefault="009C3052" w:rsidP="005521A6">
      <w:pPr>
        <w:numPr>
          <w:ilvl w:val="0"/>
          <w:numId w:val="20"/>
        </w:numPr>
        <w:spacing w:line="276" w:lineRule="auto"/>
        <w:rPr>
          <w:rFonts w:eastAsia="Yu Mincho"/>
          <w:kern w:val="0"/>
          <w:lang w:eastAsia="ja-JP"/>
          <w14:ligatures w14:val="none"/>
        </w:rPr>
      </w:pPr>
      <w:r w:rsidRPr="009C3052">
        <w:rPr>
          <w:rFonts w:eastAsia="Yu Mincho"/>
          <w:b/>
          <w:bCs/>
          <w:kern w:val="0"/>
          <w:lang w:eastAsia="ja-JP"/>
          <w14:ligatures w14:val="none"/>
        </w:rPr>
        <w:t>To Do</w:t>
      </w:r>
      <w:r w:rsidRPr="009C3052">
        <w:rPr>
          <w:rFonts w:eastAsia="Yu Mincho"/>
          <w:kern w:val="0"/>
          <w:lang w:eastAsia="ja-JP"/>
          <w14:ligatures w14:val="none"/>
        </w:rPr>
        <w:t xml:space="preserve"> – Active and unlocked activities that are ready for execution</w:t>
      </w:r>
    </w:p>
    <w:p w14:paraId="5E72F205" w14:textId="77777777" w:rsidR="009C3052" w:rsidRPr="009C3052" w:rsidRDefault="009C3052" w:rsidP="005521A6">
      <w:pPr>
        <w:numPr>
          <w:ilvl w:val="0"/>
          <w:numId w:val="20"/>
        </w:numPr>
        <w:spacing w:line="276" w:lineRule="auto"/>
        <w:rPr>
          <w:rFonts w:eastAsia="Yu Mincho"/>
          <w:kern w:val="0"/>
          <w:lang w:eastAsia="ja-JP"/>
          <w14:ligatures w14:val="none"/>
        </w:rPr>
      </w:pPr>
      <w:r w:rsidRPr="009C3052">
        <w:rPr>
          <w:rFonts w:eastAsia="Yu Mincho"/>
          <w:b/>
          <w:bCs/>
          <w:kern w:val="0"/>
          <w:lang w:eastAsia="ja-JP"/>
          <w14:ligatures w14:val="none"/>
        </w:rPr>
        <w:t>Upcoming</w:t>
      </w:r>
      <w:r w:rsidRPr="009C3052">
        <w:rPr>
          <w:rFonts w:eastAsia="Yu Mincho"/>
          <w:kern w:val="0"/>
          <w:lang w:eastAsia="ja-JP"/>
          <w14:ligatures w14:val="none"/>
        </w:rPr>
        <w:t xml:space="preserve"> – Activities that are not yet actionable due to future start times or unmet dependencies</w:t>
      </w:r>
    </w:p>
    <w:p w14:paraId="7ABB805B" w14:textId="77777777" w:rsidR="009C3052" w:rsidRPr="009C3052" w:rsidRDefault="009C3052" w:rsidP="005521A6">
      <w:pPr>
        <w:numPr>
          <w:ilvl w:val="0"/>
          <w:numId w:val="20"/>
        </w:numPr>
        <w:spacing w:line="276" w:lineRule="auto"/>
        <w:rPr>
          <w:rFonts w:eastAsia="Yu Mincho"/>
          <w:kern w:val="0"/>
          <w:lang w:eastAsia="ja-JP"/>
          <w14:ligatures w14:val="none"/>
        </w:rPr>
      </w:pPr>
      <w:r w:rsidRPr="009C3052">
        <w:rPr>
          <w:rFonts w:eastAsia="Yu Mincho"/>
          <w:b/>
          <w:bCs/>
          <w:kern w:val="0"/>
          <w:lang w:eastAsia="ja-JP"/>
          <w14:ligatures w14:val="none"/>
        </w:rPr>
        <w:t xml:space="preserve">Completed </w:t>
      </w:r>
      <w:r w:rsidRPr="009C3052">
        <w:rPr>
          <w:rFonts w:eastAsia="Yu Mincho"/>
          <w:kern w:val="0"/>
          <w:lang w:eastAsia="ja-JP"/>
          <w14:ligatures w14:val="none"/>
        </w:rPr>
        <w:t>– Activities that have been completed by the user.</w:t>
      </w:r>
    </w:p>
    <w:p w14:paraId="06381B66" w14:textId="77777777" w:rsidR="009C3052" w:rsidRPr="009C3052" w:rsidRDefault="009C3052" w:rsidP="005521A6">
      <w:pPr>
        <w:numPr>
          <w:ilvl w:val="0"/>
          <w:numId w:val="20"/>
        </w:numPr>
        <w:spacing w:line="276" w:lineRule="auto"/>
        <w:rPr>
          <w:rFonts w:eastAsia="Yu Mincho"/>
          <w:kern w:val="0"/>
          <w:lang w:eastAsia="ja-JP"/>
          <w14:ligatures w14:val="none"/>
        </w:rPr>
      </w:pPr>
      <w:r w:rsidRPr="009C3052">
        <w:rPr>
          <w:rFonts w:eastAsia="Yu Mincho"/>
          <w:b/>
          <w:bCs/>
          <w:kern w:val="0"/>
          <w:lang w:eastAsia="ja-JP"/>
          <w14:ligatures w14:val="none"/>
        </w:rPr>
        <w:t xml:space="preserve">My Actions </w:t>
      </w:r>
      <w:r w:rsidRPr="009C3052">
        <w:rPr>
          <w:rFonts w:eastAsia="Yu Mincho"/>
          <w:kern w:val="0"/>
          <w:lang w:eastAsia="ja-JP"/>
          <w14:ligatures w14:val="none"/>
        </w:rPr>
        <w:t>- Activities that are personally assigned / created by the user for working on the activities. This will also display personal actions assigned by other users to that individual user</w:t>
      </w:r>
    </w:p>
    <w:p w14:paraId="317FC0BE" w14:textId="77777777" w:rsidR="009C3052" w:rsidRPr="009C3052" w:rsidRDefault="009C3052" w:rsidP="009C3052">
      <w:pPr>
        <w:spacing w:line="276" w:lineRule="auto"/>
        <w:rPr>
          <w:rFonts w:eastAsia="Yu Mincho"/>
          <w:kern w:val="0"/>
          <w:lang w:eastAsia="ja-JP"/>
          <w14:ligatures w14:val="none"/>
        </w:rPr>
      </w:pPr>
      <w:r w:rsidRPr="009C3052">
        <w:rPr>
          <w:rFonts w:eastAsia="Yu Mincho"/>
          <w:kern w:val="0"/>
          <w:lang w:eastAsia="ja-JP"/>
          <w14:ligatures w14:val="none"/>
        </w:rPr>
        <w:t>In addition to state</w:t>
      </w:r>
      <w:r w:rsidRPr="009C3052">
        <w:rPr>
          <w:rFonts w:eastAsia="Yu Mincho"/>
          <w:kern w:val="0"/>
          <w:lang w:eastAsia="ja-JP"/>
          <w14:ligatures w14:val="none"/>
        </w:rPr>
        <w:noBreakHyphen/>
        <w:t>based filtering, the filter bar provides:</w:t>
      </w:r>
    </w:p>
    <w:p w14:paraId="0D1204B4" w14:textId="77777777" w:rsidR="009C3052" w:rsidRPr="009C3052" w:rsidRDefault="009C3052" w:rsidP="005521A6">
      <w:pPr>
        <w:numPr>
          <w:ilvl w:val="0"/>
          <w:numId w:val="21"/>
        </w:numPr>
        <w:spacing w:line="276" w:lineRule="auto"/>
        <w:contextualSpacing/>
        <w:rPr>
          <w:rFonts w:eastAsia="Yu Mincho"/>
          <w:kern w:val="0"/>
          <w:lang w:eastAsia="ja-JP"/>
          <w14:ligatures w14:val="none"/>
        </w:rPr>
      </w:pPr>
      <w:r w:rsidRPr="009C3052">
        <w:rPr>
          <w:rFonts w:eastAsia="Yu Mincho"/>
          <w:b/>
          <w:bCs/>
          <w:kern w:val="0"/>
          <w:lang w:eastAsia="ja-JP"/>
          <w14:ligatures w14:val="none"/>
        </w:rPr>
        <w:t>Search Functionality:</w:t>
      </w:r>
      <w:r w:rsidRPr="009C3052">
        <w:rPr>
          <w:rFonts w:eastAsia="Yu Mincho"/>
          <w:kern w:val="0"/>
          <w:lang w:eastAsia="ja-JP"/>
          <w14:ligatures w14:val="none"/>
        </w:rPr>
        <w:t xml:space="preserve"> Users can quickly locate specific activities by entering search terms related to the activity’s name or its context. This allows for rapid identification and access to relevant tasks within the workflow.</w:t>
      </w:r>
    </w:p>
    <w:p w14:paraId="074B3267" w14:textId="77777777" w:rsidR="009C3052" w:rsidRPr="009C3052" w:rsidRDefault="009C3052" w:rsidP="005521A6">
      <w:pPr>
        <w:numPr>
          <w:ilvl w:val="0"/>
          <w:numId w:val="21"/>
        </w:numPr>
        <w:spacing w:line="276" w:lineRule="auto"/>
        <w:contextualSpacing/>
        <w:rPr>
          <w:rFonts w:eastAsia="Yu Mincho"/>
          <w:kern w:val="0"/>
          <w:lang w:eastAsia="ja-JP"/>
          <w14:ligatures w14:val="none"/>
        </w:rPr>
      </w:pPr>
      <w:r w:rsidRPr="009C3052">
        <w:rPr>
          <w:rFonts w:eastAsia="Yu Mincho"/>
          <w:b/>
          <w:bCs/>
          <w:kern w:val="0"/>
          <w:lang w:eastAsia="ja-JP"/>
          <w14:ligatures w14:val="none"/>
        </w:rPr>
        <w:t>Filter Options</w:t>
      </w:r>
      <w:r w:rsidRPr="009C3052">
        <w:rPr>
          <w:rFonts w:eastAsia="Yu Mincho"/>
          <w:kern w:val="0"/>
          <w:lang w:eastAsia="ja-JP"/>
          <w14:ligatures w14:val="none"/>
        </w:rPr>
        <w:t>: The Filter functionality allows users to systematically narrow down data sets based on predefined criteria, helping them focus only on what is relevant to their role, responsibility, and timeframe.</w:t>
      </w:r>
    </w:p>
    <w:p w14:paraId="6AD9580E" w14:textId="77777777" w:rsidR="009C3052" w:rsidRPr="009C3052" w:rsidRDefault="009C3052" w:rsidP="005521A6">
      <w:pPr>
        <w:numPr>
          <w:ilvl w:val="1"/>
          <w:numId w:val="21"/>
        </w:numPr>
        <w:spacing w:line="276" w:lineRule="auto"/>
        <w:contextualSpacing/>
        <w:rPr>
          <w:rFonts w:eastAsia="Yu Mincho"/>
          <w:b/>
          <w:bCs/>
          <w:kern w:val="0"/>
          <w:lang w:eastAsia="ja-JP"/>
          <w14:ligatures w14:val="none"/>
        </w:rPr>
      </w:pPr>
      <w:r w:rsidRPr="009C3052">
        <w:rPr>
          <w:rFonts w:eastAsia="Yu Mincho"/>
          <w:b/>
          <w:bCs/>
          <w:kern w:val="0"/>
          <w:lang w:eastAsia="ja-JP"/>
          <w14:ligatures w14:val="none"/>
        </w:rPr>
        <w:t>Key Objectives of Filter</w:t>
      </w:r>
    </w:p>
    <w:p w14:paraId="2F140B98" w14:textId="77777777" w:rsidR="009C3052" w:rsidRPr="009C3052" w:rsidRDefault="009C3052" w:rsidP="005521A6">
      <w:pPr>
        <w:numPr>
          <w:ilvl w:val="2"/>
          <w:numId w:val="21"/>
        </w:numPr>
        <w:spacing w:line="276" w:lineRule="auto"/>
        <w:contextualSpacing/>
        <w:rPr>
          <w:rFonts w:eastAsia="Yu Mincho"/>
          <w:kern w:val="0"/>
          <w:lang w:eastAsia="ja-JP"/>
          <w14:ligatures w14:val="none"/>
        </w:rPr>
      </w:pPr>
      <w:r w:rsidRPr="009C3052">
        <w:rPr>
          <w:rFonts w:eastAsia="Yu Mincho"/>
          <w:kern w:val="0"/>
          <w:lang w:eastAsia="ja-JP"/>
          <w14:ligatures w14:val="none"/>
        </w:rPr>
        <w:t>Filters allow users to limit results based on attributes such as:</w:t>
      </w:r>
    </w:p>
    <w:p w14:paraId="2F0D9F76" w14:textId="77777777" w:rsidR="009C3052" w:rsidRPr="009C3052" w:rsidRDefault="009C3052" w:rsidP="005521A6">
      <w:pPr>
        <w:numPr>
          <w:ilvl w:val="2"/>
          <w:numId w:val="21"/>
        </w:numPr>
        <w:spacing w:line="276" w:lineRule="auto"/>
        <w:contextualSpacing/>
        <w:rPr>
          <w:rFonts w:eastAsia="Yu Mincho"/>
          <w:kern w:val="0"/>
          <w:lang w:eastAsia="ja-JP"/>
          <w14:ligatures w14:val="none"/>
        </w:rPr>
      </w:pPr>
      <w:r w:rsidRPr="009C3052">
        <w:rPr>
          <w:rFonts w:eastAsia="Yu Mincho"/>
          <w:kern w:val="0"/>
          <w:lang w:eastAsia="ja-JP"/>
          <w14:ligatures w14:val="none"/>
        </w:rPr>
        <w:t>Timeframe (This Week, This Month, Upcoming)</w:t>
      </w:r>
    </w:p>
    <w:p w14:paraId="38AB3228" w14:textId="77777777" w:rsidR="009C3052" w:rsidRPr="009C3052" w:rsidRDefault="009C3052" w:rsidP="005521A6">
      <w:pPr>
        <w:numPr>
          <w:ilvl w:val="2"/>
          <w:numId w:val="21"/>
        </w:numPr>
        <w:spacing w:line="276" w:lineRule="auto"/>
        <w:contextualSpacing/>
        <w:rPr>
          <w:rFonts w:eastAsia="Yu Mincho"/>
          <w:kern w:val="0"/>
          <w:lang w:eastAsia="ja-JP"/>
          <w14:ligatures w14:val="none"/>
        </w:rPr>
      </w:pPr>
      <w:r w:rsidRPr="009C3052">
        <w:rPr>
          <w:rFonts w:eastAsia="Times New Roman"/>
        </w:rPr>
        <w:t>Workflow (filter by workflow name)</w:t>
      </w:r>
    </w:p>
    <w:p w14:paraId="1AAFFC87" w14:textId="77777777" w:rsidR="009C3052" w:rsidRPr="009C3052" w:rsidRDefault="009C3052" w:rsidP="005521A6">
      <w:pPr>
        <w:numPr>
          <w:ilvl w:val="0"/>
          <w:numId w:val="21"/>
        </w:numPr>
        <w:spacing w:line="276" w:lineRule="auto"/>
        <w:contextualSpacing/>
        <w:rPr>
          <w:rFonts w:eastAsia="Yu Mincho"/>
          <w:kern w:val="0"/>
          <w:lang w:eastAsia="ja-JP"/>
          <w14:ligatures w14:val="none"/>
        </w:rPr>
      </w:pPr>
      <w:r w:rsidRPr="009C3052">
        <w:rPr>
          <w:rFonts w:eastAsia="Yu Mincho"/>
          <w:b/>
          <w:bCs/>
          <w:kern w:val="0"/>
          <w:lang w:eastAsia="ja-JP"/>
          <w14:ligatures w14:val="none"/>
        </w:rPr>
        <w:t>Search Controls:</w:t>
      </w:r>
      <w:r w:rsidRPr="009C3052">
        <w:rPr>
          <w:rFonts w:eastAsia="Yu Mincho"/>
          <w:kern w:val="0"/>
          <w:lang w:eastAsia="ja-JP"/>
          <w14:ligatures w14:val="none"/>
        </w:rPr>
        <w:t xml:space="preserve"> The </w:t>
      </w:r>
      <w:r w:rsidRPr="009C3052">
        <w:rPr>
          <w:rFonts w:eastAsia="Yu Mincho"/>
          <w:b/>
          <w:bCs/>
          <w:kern w:val="0"/>
          <w:lang w:eastAsia="ja-JP"/>
          <w14:ligatures w14:val="none"/>
        </w:rPr>
        <w:t>Search</w:t>
      </w:r>
      <w:r w:rsidRPr="009C3052">
        <w:rPr>
          <w:rFonts w:eastAsia="Yu Mincho"/>
          <w:kern w:val="0"/>
          <w:lang w:eastAsia="ja-JP"/>
          <w14:ligatures w14:val="none"/>
        </w:rPr>
        <w:t xml:space="preserve"> functionality enables users to </w:t>
      </w:r>
      <w:r w:rsidRPr="009C3052">
        <w:rPr>
          <w:rFonts w:eastAsia="Yu Mincho"/>
          <w:b/>
          <w:bCs/>
          <w:kern w:val="0"/>
          <w:lang w:eastAsia="ja-JP"/>
          <w14:ligatures w14:val="none"/>
        </w:rPr>
        <w:t>instantly locate specific items</w:t>
      </w:r>
      <w:r w:rsidRPr="009C3052">
        <w:rPr>
          <w:rFonts w:eastAsia="Yu Mincho"/>
          <w:kern w:val="0"/>
          <w:lang w:eastAsia="ja-JP"/>
          <w14:ligatures w14:val="none"/>
        </w:rPr>
        <w:t xml:space="preserve"> without manually scanning long lists or dashboards.</w:t>
      </w:r>
    </w:p>
    <w:p w14:paraId="6C779245" w14:textId="77777777" w:rsidR="009C3052" w:rsidRPr="009C3052" w:rsidRDefault="009C3052" w:rsidP="005521A6">
      <w:pPr>
        <w:numPr>
          <w:ilvl w:val="1"/>
          <w:numId w:val="21"/>
        </w:numPr>
        <w:spacing w:line="276" w:lineRule="auto"/>
        <w:contextualSpacing/>
        <w:rPr>
          <w:rFonts w:eastAsia="Yu Mincho"/>
          <w:b/>
          <w:bCs/>
          <w:kern w:val="0"/>
          <w:lang w:eastAsia="ja-JP"/>
          <w14:ligatures w14:val="none"/>
        </w:rPr>
      </w:pPr>
      <w:r w:rsidRPr="009C3052">
        <w:rPr>
          <w:rFonts w:eastAsia="Yu Mincho"/>
          <w:b/>
          <w:bCs/>
          <w:kern w:val="0"/>
          <w:lang w:eastAsia="ja-JP"/>
          <w14:ligatures w14:val="none"/>
        </w:rPr>
        <w:t>Key Objectives of Search</w:t>
      </w:r>
    </w:p>
    <w:p w14:paraId="423348FE" w14:textId="77777777" w:rsidR="009C3052" w:rsidRPr="009C3052" w:rsidRDefault="009C3052" w:rsidP="005521A6">
      <w:pPr>
        <w:numPr>
          <w:ilvl w:val="2"/>
          <w:numId w:val="21"/>
        </w:numPr>
        <w:spacing w:line="276" w:lineRule="auto"/>
        <w:contextualSpacing/>
        <w:rPr>
          <w:rFonts w:eastAsia="Yu Mincho"/>
          <w:b/>
          <w:bCs/>
          <w:kern w:val="0"/>
          <w:lang w:eastAsia="ja-JP"/>
          <w14:ligatures w14:val="none"/>
        </w:rPr>
      </w:pPr>
      <w:r w:rsidRPr="009C3052">
        <w:rPr>
          <w:rFonts w:eastAsia="Yu Mincho"/>
          <w:kern w:val="0"/>
          <w:lang w:eastAsia="ja-JP"/>
          <w14:ligatures w14:val="none"/>
        </w:rPr>
        <w:t>Allows users to quickly find workflows, steps, activities, or meetings by searching on attributes such as:</w:t>
      </w:r>
    </w:p>
    <w:p w14:paraId="44840FB7" w14:textId="77777777" w:rsidR="009C3052" w:rsidRPr="009C3052" w:rsidRDefault="009C3052" w:rsidP="005521A6">
      <w:pPr>
        <w:numPr>
          <w:ilvl w:val="2"/>
          <w:numId w:val="21"/>
        </w:numPr>
        <w:spacing w:line="276" w:lineRule="auto"/>
        <w:contextualSpacing/>
        <w:rPr>
          <w:rFonts w:eastAsia="Yu Mincho"/>
          <w:kern w:val="0"/>
          <w:lang w:eastAsia="ja-JP"/>
          <w14:ligatures w14:val="none"/>
        </w:rPr>
      </w:pPr>
      <w:r w:rsidRPr="009C3052">
        <w:rPr>
          <w:rFonts w:eastAsia="Yu Mincho"/>
          <w:kern w:val="0"/>
          <w:lang w:eastAsia="ja-JP"/>
          <w14:ligatures w14:val="none"/>
        </w:rPr>
        <w:t>Workflow name</w:t>
      </w:r>
    </w:p>
    <w:p w14:paraId="195BB859" w14:textId="77777777" w:rsidR="009C3052" w:rsidRPr="009C3052" w:rsidRDefault="009C3052" w:rsidP="005521A6">
      <w:pPr>
        <w:numPr>
          <w:ilvl w:val="2"/>
          <w:numId w:val="21"/>
        </w:numPr>
        <w:spacing w:line="276" w:lineRule="auto"/>
        <w:contextualSpacing/>
        <w:rPr>
          <w:rFonts w:eastAsia="Yu Mincho"/>
          <w:kern w:val="0"/>
          <w:lang w:eastAsia="ja-JP"/>
          <w14:ligatures w14:val="none"/>
        </w:rPr>
      </w:pPr>
      <w:r w:rsidRPr="009C3052">
        <w:rPr>
          <w:rFonts w:eastAsia="Yu Mincho"/>
          <w:kern w:val="0"/>
          <w:lang w:eastAsia="ja-JP"/>
          <w14:ligatures w14:val="none"/>
        </w:rPr>
        <w:t>Step name</w:t>
      </w:r>
    </w:p>
    <w:p w14:paraId="6EBBF224" w14:textId="77777777" w:rsidR="009C3052" w:rsidRPr="009C3052" w:rsidRDefault="009C3052" w:rsidP="005521A6">
      <w:pPr>
        <w:numPr>
          <w:ilvl w:val="2"/>
          <w:numId w:val="21"/>
        </w:numPr>
        <w:spacing w:line="276" w:lineRule="auto"/>
        <w:contextualSpacing/>
        <w:rPr>
          <w:rFonts w:eastAsia="Yu Mincho"/>
          <w:kern w:val="0"/>
          <w:lang w:eastAsia="ja-JP"/>
          <w14:ligatures w14:val="none"/>
        </w:rPr>
      </w:pPr>
      <w:r w:rsidRPr="009C3052">
        <w:rPr>
          <w:rFonts w:eastAsia="Yu Mincho"/>
          <w:kern w:val="0"/>
          <w:lang w:eastAsia="ja-JP"/>
          <w14:ligatures w14:val="none"/>
        </w:rPr>
        <w:t>Activity or meeting title</w:t>
      </w:r>
    </w:p>
    <w:p w14:paraId="3B4537AE" w14:textId="77777777" w:rsidR="009C3052" w:rsidRPr="009C3052" w:rsidRDefault="009C3052" w:rsidP="005521A6">
      <w:pPr>
        <w:numPr>
          <w:ilvl w:val="2"/>
          <w:numId w:val="21"/>
        </w:numPr>
        <w:spacing w:line="276" w:lineRule="auto"/>
        <w:contextualSpacing/>
        <w:rPr>
          <w:rFonts w:eastAsia="Yu Mincho"/>
          <w:kern w:val="0"/>
          <w:lang w:eastAsia="ja-JP"/>
          <w14:ligatures w14:val="none"/>
        </w:rPr>
      </w:pPr>
      <w:r w:rsidRPr="009C3052">
        <w:rPr>
          <w:rFonts w:eastAsia="Yu Mincho"/>
          <w:kern w:val="0"/>
          <w:lang w:eastAsia="ja-JP"/>
          <w14:ligatures w14:val="none"/>
        </w:rPr>
        <w:t>Owner / Responsible / Accountable user</w:t>
      </w:r>
    </w:p>
    <w:p w14:paraId="6975D790" w14:textId="77777777" w:rsidR="009C3052" w:rsidRPr="009C3052" w:rsidRDefault="009C3052" w:rsidP="009C3052">
      <w:pPr>
        <w:spacing w:line="276" w:lineRule="auto"/>
        <w:rPr>
          <w:rFonts w:eastAsia="Yu Mincho"/>
          <w:kern w:val="0"/>
          <w:lang w:eastAsia="ja-JP"/>
          <w14:ligatures w14:val="none"/>
        </w:rPr>
      </w:pPr>
      <w:r w:rsidRPr="009C3052">
        <w:rPr>
          <w:rFonts w:eastAsia="Yu Mincho"/>
          <w:kern w:val="0"/>
          <w:lang w:eastAsia="ja-JP"/>
          <w14:ligatures w14:val="none"/>
        </w:rPr>
        <w:t>This horizontal filter mechanism replaces the need for a persistent left</w:t>
      </w:r>
      <w:r w:rsidRPr="009C3052">
        <w:rPr>
          <w:rFonts w:eastAsia="Yu Mincho"/>
          <w:kern w:val="0"/>
          <w:lang w:eastAsia="ja-JP"/>
          <w14:ligatures w14:val="none"/>
        </w:rPr>
        <w:noBreakHyphen/>
        <w:t xml:space="preserve">hand navigation </w:t>
      </w:r>
      <w:proofErr w:type="gramStart"/>
      <w:r w:rsidRPr="009C3052">
        <w:rPr>
          <w:rFonts w:eastAsia="Yu Mincho"/>
          <w:kern w:val="0"/>
          <w:lang w:eastAsia="ja-JP"/>
          <w14:ligatures w14:val="none"/>
        </w:rPr>
        <w:t>pane</w:t>
      </w:r>
      <w:proofErr w:type="gramEnd"/>
      <w:r w:rsidRPr="009C3052">
        <w:rPr>
          <w:rFonts w:eastAsia="Yu Mincho"/>
          <w:kern w:val="0"/>
          <w:lang w:eastAsia="ja-JP"/>
          <w14:ligatures w14:val="none"/>
        </w:rPr>
        <w:t xml:space="preserve"> and ensures a focused execution experience.</w:t>
      </w:r>
    </w:p>
    <w:p w14:paraId="68DBA8D8" w14:textId="77777777" w:rsidR="009C3052" w:rsidRPr="009C3052" w:rsidRDefault="009C3052" w:rsidP="009C3052">
      <w:pPr>
        <w:spacing w:line="276" w:lineRule="auto"/>
        <w:rPr>
          <w:rFonts w:eastAsia="Yu Mincho"/>
          <w:kern w:val="0"/>
          <w14:ligatures w14:val="none"/>
        </w:rPr>
      </w:pPr>
      <w:r w:rsidRPr="009C3052">
        <w:rPr>
          <w:rFonts w:eastAsia="Yu Mincho"/>
          <w:kern w:val="0"/>
          <w:highlight w:val="yellow"/>
          <w14:ligatures w14:val="none"/>
        </w:rPr>
        <w:t>Note: VD Screens to be updated</w:t>
      </w:r>
      <w:r w:rsidRPr="009C3052">
        <w:rPr>
          <w:rFonts w:eastAsia="Yu Mincho"/>
          <w:kern w:val="0"/>
          <w14:ligatures w14:val="none"/>
        </w:rPr>
        <w:t xml:space="preserve"> </w:t>
      </w:r>
    </w:p>
    <w:p w14:paraId="4DE95822" w14:textId="77777777" w:rsidR="009C3052" w:rsidRPr="009C3052" w:rsidRDefault="009C3052" w:rsidP="009C3052">
      <w:pPr>
        <w:keepNext/>
        <w:keepLines/>
        <w:spacing w:before="160" w:after="80" w:line="276" w:lineRule="auto"/>
        <w:outlineLvl w:val="1"/>
        <w:rPr>
          <w:rFonts w:eastAsia="Yu Gothic Light"/>
          <w:b/>
          <w:bCs/>
          <w:color w:val="0F4761"/>
          <w:kern w:val="0"/>
          <w:lang w:eastAsia="ja-JP"/>
          <w14:ligatures w14:val="none"/>
        </w:rPr>
      </w:pPr>
      <w:bookmarkStart w:id="12" w:name="_Toc224228502"/>
      <w:r w:rsidRPr="009C3052">
        <w:rPr>
          <w:rFonts w:eastAsia="Yu Gothic Light"/>
          <w:b/>
          <w:bCs/>
          <w:color w:val="0F4761"/>
          <w:kern w:val="0"/>
          <w:lang w:eastAsia="ja-JP"/>
          <w14:ligatures w14:val="none"/>
        </w:rPr>
        <w:t>7. Activity Detail &amp; Execution Interaction</w:t>
      </w:r>
      <w:bookmarkEnd w:id="12"/>
    </w:p>
    <w:p w14:paraId="0BE6FF40" w14:textId="77777777" w:rsidR="009C3052" w:rsidRPr="009C3052" w:rsidRDefault="009C3052" w:rsidP="009C3052">
      <w:pPr>
        <w:spacing w:line="276" w:lineRule="auto"/>
        <w:rPr>
          <w:rFonts w:eastAsia="Yu Mincho"/>
          <w:kern w:val="0"/>
          <w:lang w:eastAsia="ja-JP"/>
          <w14:ligatures w14:val="none"/>
        </w:rPr>
      </w:pPr>
      <w:r w:rsidRPr="009C3052">
        <w:rPr>
          <w:rFonts w:eastAsia="Yu Mincho"/>
          <w:kern w:val="0"/>
          <w:lang w:eastAsia="ja-JP"/>
          <w14:ligatures w14:val="none"/>
        </w:rPr>
        <w:t>Activity details are accessed and executed inline within the workflow step context. When a user interacts with an activity card, the following information and actions are available inline or through an expandable view:</w:t>
      </w:r>
    </w:p>
    <w:p w14:paraId="37DAE722" w14:textId="77777777" w:rsidR="009C3052" w:rsidRPr="009C3052" w:rsidRDefault="009C3052" w:rsidP="009C3052">
      <w:pPr>
        <w:spacing w:line="276" w:lineRule="auto"/>
        <w:rPr>
          <w:rFonts w:eastAsia="Yu Mincho"/>
          <w:kern w:val="0"/>
          <w:lang w:eastAsia="ja-JP"/>
          <w14:ligatures w14:val="none"/>
        </w:rPr>
      </w:pPr>
      <w:r w:rsidRPr="009C3052">
        <w:rPr>
          <w:rFonts w:eastAsia="Yu Mincho"/>
          <w:noProof/>
          <w:kern w:val="0"/>
          <w:lang w:eastAsia="ja-JP"/>
        </w:rPr>
        <w:drawing>
          <wp:inline distT="0" distB="0" distL="0" distR="0" wp14:anchorId="148DA36D" wp14:editId="18C34DF0">
            <wp:extent cx="5729605" cy="3594100"/>
            <wp:effectExtent l="0" t="0" r="4445" b="635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9605" cy="3594100"/>
                    </a:xfrm>
                    <a:prstGeom prst="rect">
                      <a:avLst/>
                    </a:prstGeom>
                    <a:noFill/>
                    <a:ln>
                      <a:noFill/>
                    </a:ln>
                  </pic:spPr>
                </pic:pic>
              </a:graphicData>
            </a:graphic>
          </wp:inline>
        </w:drawing>
      </w:r>
    </w:p>
    <w:p w14:paraId="63E1D59F" w14:textId="77777777" w:rsidR="009C3052" w:rsidRPr="009C3052" w:rsidRDefault="009C3052" w:rsidP="005521A6">
      <w:pPr>
        <w:numPr>
          <w:ilvl w:val="0"/>
          <w:numId w:val="22"/>
        </w:numPr>
        <w:spacing w:line="276" w:lineRule="auto"/>
        <w:contextualSpacing/>
        <w:rPr>
          <w:rFonts w:eastAsia="Yu Mincho"/>
          <w:kern w:val="0"/>
          <w:lang w:eastAsia="ja-JP"/>
          <w14:ligatures w14:val="none"/>
        </w:rPr>
      </w:pPr>
      <w:r w:rsidRPr="009C3052">
        <w:rPr>
          <w:rFonts w:eastAsia="Yu Mincho"/>
          <w:b/>
          <w:bCs/>
          <w:kern w:val="0"/>
          <w:lang w:eastAsia="ja-JP"/>
          <w14:ligatures w14:val="none"/>
        </w:rPr>
        <w:t>Activity Title and Description</w:t>
      </w:r>
      <w:r w:rsidRPr="009C3052">
        <w:rPr>
          <w:rFonts w:eastAsia="Yu Mincho"/>
          <w:kern w:val="0"/>
          <w:lang w:eastAsia="ja-JP"/>
          <w14:ligatures w14:val="none"/>
        </w:rPr>
        <w:t>: Each activity includes a clear name and a brief description, providing users with an immediate understanding of the activity's purpose and requirements.</w:t>
      </w:r>
    </w:p>
    <w:p w14:paraId="69CD1F88" w14:textId="77777777" w:rsidR="009C3052" w:rsidRPr="009C3052" w:rsidRDefault="009C3052" w:rsidP="005521A6">
      <w:pPr>
        <w:numPr>
          <w:ilvl w:val="0"/>
          <w:numId w:val="22"/>
        </w:numPr>
        <w:spacing w:line="276" w:lineRule="auto"/>
        <w:contextualSpacing/>
        <w:rPr>
          <w:rFonts w:eastAsia="Yu Mincho"/>
          <w:kern w:val="0"/>
          <w:lang w:eastAsia="ja-JP"/>
          <w14:ligatures w14:val="none"/>
        </w:rPr>
      </w:pPr>
      <w:r w:rsidRPr="009C3052">
        <w:rPr>
          <w:rFonts w:eastAsia="Yu Mincho"/>
          <w:b/>
          <w:bCs/>
          <w:kern w:val="0"/>
          <w:lang w:eastAsia="ja-JP"/>
          <w14:ligatures w14:val="none"/>
        </w:rPr>
        <w:t>Activity Type</w:t>
      </w:r>
      <w:r w:rsidRPr="009C3052">
        <w:rPr>
          <w:rFonts w:eastAsia="Yu Mincho"/>
          <w:kern w:val="0"/>
          <w:lang w:eastAsia="ja-JP"/>
          <w14:ligatures w14:val="none"/>
        </w:rPr>
        <w:t>: Activities are categorized as Action, Meeting, Approvals allowing for appropriate handling and differentiation within the workflow.</w:t>
      </w:r>
    </w:p>
    <w:p w14:paraId="7D3F9E63" w14:textId="77777777" w:rsidR="009C3052" w:rsidRPr="009C3052" w:rsidRDefault="009C3052" w:rsidP="005521A6">
      <w:pPr>
        <w:numPr>
          <w:ilvl w:val="0"/>
          <w:numId w:val="23"/>
        </w:numPr>
        <w:spacing w:after="0" w:line="276" w:lineRule="auto"/>
        <w:contextualSpacing/>
        <w:rPr>
          <w:rFonts w:eastAsia="Yu Mincho"/>
          <w:kern w:val="0"/>
          <w:lang w:eastAsia="ja-JP"/>
          <w14:ligatures w14:val="none"/>
        </w:rPr>
      </w:pPr>
      <w:r w:rsidRPr="009C3052">
        <w:rPr>
          <w:rFonts w:eastAsia="Yu Mincho"/>
          <w:kern w:val="0"/>
          <w:lang w:eastAsia="ja-JP"/>
          <w14:ligatures w14:val="none"/>
        </w:rPr>
        <w:t>Action: Tasks or items that require direct execution or completion by users.</w:t>
      </w:r>
    </w:p>
    <w:p w14:paraId="0CAC3115" w14:textId="77777777" w:rsidR="009C3052" w:rsidRPr="009C3052" w:rsidRDefault="009C3052" w:rsidP="005521A6">
      <w:pPr>
        <w:numPr>
          <w:ilvl w:val="0"/>
          <w:numId w:val="23"/>
        </w:numPr>
        <w:spacing w:after="0" w:line="276" w:lineRule="auto"/>
        <w:contextualSpacing/>
        <w:rPr>
          <w:rFonts w:eastAsia="Yu Mincho"/>
          <w:kern w:val="0"/>
          <w:lang w:eastAsia="ja-JP"/>
          <w14:ligatures w14:val="none"/>
        </w:rPr>
      </w:pPr>
      <w:r w:rsidRPr="009C3052">
        <w:rPr>
          <w:rFonts w:eastAsia="Yu Mincho"/>
          <w:kern w:val="0"/>
          <w:lang w:eastAsia="ja-JP"/>
          <w14:ligatures w14:val="none"/>
        </w:rPr>
        <w:t>Meeting: Scheduled discussions or collaborative sessions that involve participants coming together, either virtually or in person.</w:t>
      </w:r>
    </w:p>
    <w:p w14:paraId="44E3A282" w14:textId="77777777" w:rsidR="009C3052" w:rsidRPr="009C3052" w:rsidRDefault="009C3052" w:rsidP="005521A6">
      <w:pPr>
        <w:numPr>
          <w:ilvl w:val="0"/>
          <w:numId w:val="23"/>
        </w:numPr>
        <w:spacing w:after="0" w:line="276" w:lineRule="auto"/>
        <w:contextualSpacing/>
        <w:rPr>
          <w:rFonts w:eastAsia="Yu Mincho"/>
          <w:kern w:val="0"/>
          <w:lang w:eastAsia="ja-JP"/>
          <w14:ligatures w14:val="none"/>
        </w:rPr>
      </w:pPr>
      <w:r w:rsidRPr="009C3052">
        <w:rPr>
          <w:rFonts w:eastAsia="Yu Mincho"/>
          <w:kern w:val="0"/>
          <w:lang w:eastAsia="ja-JP"/>
          <w14:ligatures w14:val="none"/>
        </w:rPr>
        <w:t>Approval</w:t>
      </w:r>
      <w:del w:id="13" w:author="Retief, Ferdi" w:date="2026-03-16T13:38:00Z">
        <w:r w:rsidRPr="009C3052">
          <w:rPr>
            <w:rFonts w:eastAsia="Yu Mincho"/>
            <w:kern w:val="0"/>
            <w:lang w:eastAsia="ja-JP"/>
            <w14:ligatures w14:val="none"/>
          </w:rPr>
          <w:delText>s</w:delText>
        </w:r>
      </w:del>
      <w:r w:rsidRPr="009C3052">
        <w:rPr>
          <w:rFonts w:eastAsia="Yu Mincho"/>
          <w:kern w:val="0"/>
          <w:lang w:eastAsia="ja-JP"/>
          <w14:ligatures w14:val="none"/>
        </w:rPr>
        <w:t>: Activities that necessitate review and authorization, ensuring that certain steps are formally validated before proceeding.</w:t>
      </w:r>
    </w:p>
    <w:p w14:paraId="6BDE31B0" w14:textId="77777777" w:rsidR="009C3052" w:rsidRPr="009C3052" w:rsidRDefault="009C3052" w:rsidP="005521A6">
      <w:pPr>
        <w:numPr>
          <w:ilvl w:val="0"/>
          <w:numId w:val="22"/>
        </w:numPr>
        <w:spacing w:line="276" w:lineRule="auto"/>
        <w:contextualSpacing/>
        <w:rPr>
          <w:rFonts w:eastAsia="Yu Mincho"/>
          <w:kern w:val="0"/>
          <w:lang w:eastAsia="ja-JP"/>
          <w14:ligatures w14:val="none"/>
        </w:rPr>
      </w:pPr>
      <w:r w:rsidRPr="009C3052">
        <w:rPr>
          <w:rFonts w:eastAsia="Yu Mincho"/>
          <w:b/>
          <w:bCs/>
          <w:kern w:val="0"/>
          <w:lang w:eastAsia="ja-JP"/>
          <w14:ligatures w14:val="none"/>
        </w:rPr>
        <w:t>Due Time</w:t>
      </w:r>
      <w:r w:rsidRPr="009C3052">
        <w:rPr>
          <w:rFonts w:eastAsia="Yu Mincho"/>
          <w:kern w:val="0"/>
          <w:lang w:eastAsia="ja-JP"/>
          <w14:ligatures w14:val="none"/>
        </w:rPr>
        <w:t>: The scheduled deadline or time for each activity is specified, enabling users to manage and prioritize time-sensitive tasks efficiently.</w:t>
      </w:r>
    </w:p>
    <w:p w14:paraId="46250C52" w14:textId="77777777" w:rsidR="009C3052" w:rsidRPr="009C3052" w:rsidRDefault="009C3052" w:rsidP="005521A6">
      <w:pPr>
        <w:numPr>
          <w:ilvl w:val="0"/>
          <w:numId w:val="22"/>
        </w:numPr>
        <w:spacing w:line="276" w:lineRule="auto"/>
        <w:contextualSpacing/>
        <w:rPr>
          <w:rFonts w:eastAsia="Times New Roman"/>
          <w:kern w:val="0"/>
          <w14:ligatures w14:val="none"/>
        </w:rPr>
      </w:pPr>
      <w:r w:rsidRPr="009C3052">
        <w:rPr>
          <w:rFonts w:eastAsia="Times New Roman"/>
          <w:b/>
          <w:bCs/>
        </w:rPr>
        <w:t>Current Status:</w:t>
      </w:r>
      <w:r w:rsidRPr="009C3052">
        <w:rPr>
          <w:rFonts w:eastAsia="Times New Roman"/>
        </w:rPr>
        <w:t xml:space="preserve"> Activity status shall be displayed as Done or Not Done. Where applicable, the system shall display additional state indicators as separate pill badges adjacent to the status pill, including Overdue and Waiting Dependency.</w:t>
      </w:r>
    </w:p>
    <w:p w14:paraId="16568879" w14:textId="77777777" w:rsidR="009C3052" w:rsidRPr="009C3052" w:rsidRDefault="009C3052" w:rsidP="005521A6">
      <w:pPr>
        <w:numPr>
          <w:ilvl w:val="0"/>
          <w:numId w:val="22"/>
        </w:numPr>
        <w:spacing w:line="276" w:lineRule="auto"/>
        <w:contextualSpacing/>
        <w:rPr>
          <w:rFonts w:eastAsia="Yu Mincho"/>
          <w:kern w:val="0"/>
          <w:lang w:eastAsia="ja-JP"/>
          <w14:ligatures w14:val="none"/>
        </w:rPr>
      </w:pPr>
      <w:r w:rsidRPr="009C3052">
        <w:rPr>
          <w:rFonts w:eastAsia="Yu Mincho"/>
          <w:b/>
          <w:bCs/>
          <w:kern w:val="0"/>
          <w:lang w:eastAsia="ja-JP"/>
          <w14:ligatures w14:val="none"/>
        </w:rPr>
        <w:t>Dependency Indicator</w:t>
      </w:r>
      <w:r w:rsidRPr="009C3052">
        <w:rPr>
          <w:rFonts w:eastAsia="Yu Mincho"/>
          <w:kern w:val="0"/>
          <w:lang w:eastAsia="ja-JP"/>
          <w14:ligatures w14:val="none"/>
        </w:rPr>
        <w:t>: Activities may be linked to dependencies, which are clearly indicated to ensure that users are aware of prerequisite actions that must be completed before proceeding.</w:t>
      </w:r>
    </w:p>
    <w:p w14:paraId="10BE45E7" w14:textId="77777777" w:rsidR="009C3052" w:rsidRPr="009C3052" w:rsidRDefault="009C3052" w:rsidP="005521A6">
      <w:pPr>
        <w:numPr>
          <w:ilvl w:val="1"/>
          <w:numId w:val="22"/>
        </w:numPr>
        <w:spacing w:line="276" w:lineRule="auto"/>
        <w:contextualSpacing/>
        <w:rPr>
          <w:rFonts w:eastAsia="Yu Mincho"/>
          <w:kern w:val="0"/>
          <w:lang w:eastAsia="ja-JP"/>
          <w14:ligatures w14:val="none"/>
        </w:rPr>
      </w:pPr>
      <w:r w:rsidRPr="009C3052">
        <w:rPr>
          <w:rFonts w:eastAsia="Yu Mincho"/>
          <w:kern w:val="0"/>
          <w:lang w:eastAsia="ja-JP"/>
          <w14:ligatures w14:val="none"/>
        </w:rPr>
        <w:t>If an activity or workflow step has no configured dependencies, the dependency status indicator shall not be displayed in:</w:t>
      </w:r>
    </w:p>
    <w:p w14:paraId="6E8C6E61" w14:textId="77777777" w:rsidR="009C3052" w:rsidRPr="009C3052" w:rsidRDefault="009C3052" w:rsidP="005521A6">
      <w:pPr>
        <w:numPr>
          <w:ilvl w:val="1"/>
          <w:numId w:val="22"/>
        </w:numPr>
        <w:spacing w:line="276" w:lineRule="auto"/>
        <w:contextualSpacing/>
        <w:rPr>
          <w:rFonts w:eastAsia="Yu Mincho"/>
          <w:kern w:val="0"/>
          <w:lang w:eastAsia="ja-JP"/>
          <w14:ligatures w14:val="none"/>
        </w:rPr>
      </w:pPr>
      <w:r w:rsidRPr="009C3052">
        <w:rPr>
          <w:rFonts w:eastAsia="Yu Mincho"/>
          <w:kern w:val="0"/>
          <w:lang w:eastAsia="ja-JP"/>
          <w14:ligatures w14:val="none"/>
        </w:rPr>
        <w:t>Activity cards</w:t>
      </w:r>
    </w:p>
    <w:p w14:paraId="1C7379AC" w14:textId="77777777" w:rsidR="009C3052" w:rsidRPr="009C3052" w:rsidRDefault="009C3052" w:rsidP="005521A6">
      <w:pPr>
        <w:numPr>
          <w:ilvl w:val="1"/>
          <w:numId w:val="22"/>
        </w:numPr>
        <w:spacing w:line="276" w:lineRule="auto"/>
        <w:contextualSpacing/>
        <w:rPr>
          <w:rFonts w:eastAsia="Yu Mincho"/>
          <w:kern w:val="0"/>
          <w:lang w:eastAsia="ja-JP"/>
          <w14:ligatures w14:val="none"/>
        </w:rPr>
      </w:pPr>
      <w:r w:rsidRPr="009C3052">
        <w:rPr>
          <w:rFonts w:eastAsia="Yu Mincho"/>
          <w:kern w:val="0"/>
          <w:lang w:eastAsia="ja-JP"/>
          <w14:ligatures w14:val="none"/>
        </w:rPr>
        <w:t>Step tables</w:t>
      </w:r>
    </w:p>
    <w:p w14:paraId="150F8DD5" w14:textId="77777777" w:rsidR="009C3052" w:rsidRPr="009C3052" w:rsidRDefault="009C3052" w:rsidP="005521A6">
      <w:pPr>
        <w:numPr>
          <w:ilvl w:val="1"/>
          <w:numId w:val="22"/>
        </w:numPr>
        <w:spacing w:line="276" w:lineRule="auto"/>
        <w:contextualSpacing/>
        <w:rPr>
          <w:rFonts w:eastAsia="Yu Mincho"/>
          <w:kern w:val="0"/>
          <w:lang w:eastAsia="ja-JP"/>
          <w14:ligatures w14:val="none"/>
        </w:rPr>
      </w:pPr>
      <w:r w:rsidRPr="009C3052">
        <w:rPr>
          <w:rFonts w:eastAsia="Yu Mincho"/>
          <w:kern w:val="0"/>
          <w:lang w:eastAsia="ja-JP"/>
          <w14:ligatures w14:val="none"/>
        </w:rPr>
        <w:t>Exception indicators</w:t>
      </w:r>
    </w:p>
    <w:p w14:paraId="10C0EFC3" w14:textId="77777777" w:rsidR="009C3052" w:rsidRPr="009C3052" w:rsidRDefault="009C3052" w:rsidP="005521A6">
      <w:pPr>
        <w:numPr>
          <w:ilvl w:val="1"/>
          <w:numId w:val="22"/>
        </w:numPr>
        <w:spacing w:line="276" w:lineRule="auto"/>
        <w:contextualSpacing/>
        <w:rPr>
          <w:rFonts w:eastAsia="Yu Mincho"/>
          <w:kern w:val="0"/>
          <w:lang w:eastAsia="ja-JP"/>
          <w14:ligatures w14:val="none"/>
        </w:rPr>
      </w:pPr>
      <w:r w:rsidRPr="009C3052">
        <w:rPr>
          <w:rFonts w:eastAsia="Yu Mincho"/>
          <w:kern w:val="0"/>
          <w:lang w:eastAsia="ja-JP"/>
          <w14:ligatures w14:val="none"/>
        </w:rPr>
        <w:t xml:space="preserve">Dependency indicators shall appear only when at least one dependency </w:t>
      </w:r>
      <w:proofErr w:type="gramStart"/>
      <w:r w:rsidRPr="009C3052">
        <w:rPr>
          <w:rFonts w:eastAsia="Yu Mincho"/>
          <w:kern w:val="0"/>
          <w:lang w:eastAsia="ja-JP"/>
          <w14:ligatures w14:val="none"/>
        </w:rPr>
        <w:t>exist</w:t>
      </w:r>
      <w:proofErr w:type="gramEnd"/>
    </w:p>
    <w:p w14:paraId="54BAB4F9" w14:textId="77777777" w:rsidR="009C3052" w:rsidRPr="009C3052" w:rsidRDefault="009C3052" w:rsidP="005521A6">
      <w:pPr>
        <w:numPr>
          <w:ilvl w:val="0"/>
          <w:numId w:val="22"/>
        </w:numPr>
        <w:spacing w:line="276" w:lineRule="auto"/>
        <w:contextualSpacing/>
        <w:rPr>
          <w:rFonts w:eastAsia="Yu Mincho"/>
          <w:kern w:val="0"/>
          <w:lang w:eastAsia="ja-JP"/>
          <w14:ligatures w14:val="none"/>
        </w:rPr>
      </w:pPr>
      <w:r w:rsidRPr="009C3052">
        <w:rPr>
          <w:rFonts w:eastAsia="Yu Mincho"/>
          <w:b/>
          <w:bCs/>
          <w:kern w:val="0"/>
          <w:lang w:eastAsia="ja-JP"/>
          <w14:ligatures w14:val="none"/>
        </w:rPr>
        <w:t>Primary Execution Action</w:t>
      </w:r>
      <w:r w:rsidRPr="009C3052">
        <w:rPr>
          <w:rFonts w:eastAsia="Yu Mincho"/>
          <w:kern w:val="0"/>
          <w:lang w:eastAsia="ja-JP"/>
          <w14:ligatures w14:val="none"/>
        </w:rPr>
        <w:t>: Key actions, such as "Mark as Done," are provided to allow users to directly manage and complete activities within their workflow step context.</w:t>
      </w:r>
    </w:p>
    <w:p w14:paraId="19BDA9F2" w14:textId="77777777" w:rsidR="009C3052" w:rsidRPr="009C3052" w:rsidRDefault="009C3052" w:rsidP="005521A6">
      <w:pPr>
        <w:numPr>
          <w:ilvl w:val="0"/>
          <w:numId w:val="24"/>
        </w:numPr>
        <w:spacing w:after="0" w:line="276" w:lineRule="auto"/>
        <w:contextualSpacing/>
        <w:rPr>
          <w:rFonts w:eastAsia="Yu Mincho"/>
          <w:kern w:val="0"/>
          <w:lang w:eastAsia="ja-JP"/>
          <w14:ligatures w14:val="none"/>
        </w:rPr>
      </w:pPr>
      <w:r w:rsidRPr="009C3052">
        <w:rPr>
          <w:rFonts w:eastAsia="Aptos"/>
          <w:b/>
          <w:bCs/>
        </w:rPr>
        <w:t xml:space="preserve">Action Activity Comments - </w:t>
      </w:r>
    </w:p>
    <w:p w14:paraId="1C2D7B90" w14:textId="77777777" w:rsidR="009C3052" w:rsidRPr="009C3052" w:rsidRDefault="009C3052" w:rsidP="005521A6">
      <w:pPr>
        <w:numPr>
          <w:ilvl w:val="0"/>
          <w:numId w:val="25"/>
        </w:numPr>
        <w:spacing w:after="0" w:line="276" w:lineRule="auto"/>
        <w:rPr>
          <w:rFonts w:eastAsia="Times New Roman"/>
          <w:kern w:val="0"/>
          <w14:ligatures w14:val="none"/>
        </w:rPr>
      </w:pPr>
      <w:r w:rsidRPr="009C3052">
        <w:rPr>
          <w:rFonts w:eastAsia="Times New Roman"/>
        </w:rPr>
        <w:t>The system shall provide a Comment field for each Action activity at runtime (i.e., during execution).</w:t>
      </w:r>
    </w:p>
    <w:p w14:paraId="17EA0434" w14:textId="77777777" w:rsidR="009C3052" w:rsidRPr="009C3052" w:rsidRDefault="009C3052" w:rsidP="005521A6">
      <w:pPr>
        <w:numPr>
          <w:ilvl w:val="0"/>
          <w:numId w:val="25"/>
        </w:numPr>
        <w:spacing w:after="0" w:line="276" w:lineRule="auto"/>
        <w:rPr>
          <w:rFonts w:eastAsia="Times New Roman"/>
        </w:rPr>
      </w:pPr>
      <w:r w:rsidRPr="009C3052">
        <w:rPr>
          <w:rFonts w:eastAsia="Times New Roman"/>
        </w:rPr>
        <w:t>The Comment field shall support rich text (RTF) and must render clickable URLs (e.g., a pasted link to a document or file location) so that an Approver can follow the link to review supporting material.</w:t>
      </w:r>
    </w:p>
    <w:p w14:paraId="07AFFDE9" w14:textId="77777777" w:rsidR="009C3052" w:rsidRPr="009C3052" w:rsidRDefault="009C3052" w:rsidP="005521A6">
      <w:pPr>
        <w:numPr>
          <w:ilvl w:val="0"/>
          <w:numId w:val="25"/>
        </w:numPr>
        <w:spacing w:after="0" w:line="276" w:lineRule="auto"/>
        <w:rPr>
          <w:rFonts w:eastAsia="Times New Roman"/>
        </w:rPr>
      </w:pPr>
      <w:r w:rsidRPr="009C3052">
        <w:rPr>
          <w:rFonts w:eastAsia="Times New Roman"/>
        </w:rPr>
        <w:t>For action activities that require approval, the Comment content shall be visible to the Approver when reviewing the associated approval activity.</w:t>
      </w:r>
    </w:p>
    <w:p w14:paraId="05AC7DE8" w14:textId="77777777" w:rsidR="009C3052" w:rsidRPr="009C3052" w:rsidRDefault="009C3052" w:rsidP="005521A6">
      <w:pPr>
        <w:numPr>
          <w:ilvl w:val="0"/>
          <w:numId w:val="25"/>
        </w:numPr>
        <w:spacing w:after="0" w:line="276" w:lineRule="auto"/>
        <w:rPr>
          <w:rFonts w:eastAsia="Times New Roman"/>
        </w:rPr>
      </w:pPr>
      <w:r w:rsidRPr="009C3052">
        <w:rPr>
          <w:rFonts w:eastAsia="Times New Roman"/>
        </w:rPr>
        <w:t>After an action activity is marked Done, the Comment shall be displayed within the completed activity (at the bottom of the activity detail) and remain readable with clickable URLs.</w:t>
      </w:r>
    </w:p>
    <w:p w14:paraId="4566F1D7" w14:textId="77777777" w:rsidR="009C3052" w:rsidRPr="009C3052" w:rsidRDefault="009C3052" w:rsidP="005521A6">
      <w:pPr>
        <w:numPr>
          <w:ilvl w:val="0"/>
          <w:numId w:val="25"/>
        </w:numPr>
        <w:spacing w:after="0" w:line="276" w:lineRule="auto"/>
        <w:rPr>
          <w:rFonts w:eastAsia="Times New Roman"/>
        </w:rPr>
      </w:pPr>
      <w:r w:rsidRPr="009C3052">
        <w:rPr>
          <w:rFonts w:eastAsia="Times New Roman"/>
        </w:rPr>
        <w:t>Once the workflow step is completed, the Comment shall be read-only. The Comment shall become editable again only if the user performs an Undo Completion action for the step (or equivalent uncomplete/reopen behavior).</w:t>
      </w:r>
    </w:p>
    <w:p w14:paraId="1958A6AA" w14:textId="77777777" w:rsidR="009C3052" w:rsidRPr="009C3052" w:rsidRDefault="009C3052" w:rsidP="009C3052">
      <w:pPr>
        <w:spacing w:line="276" w:lineRule="auto"/>
        <w:rPr>
          <w:rFonts w:eastAsia="Yu Mincho"/>
          <w:kern w:val="0"/>
          <w:lang w:eastAsia="ja-JP"/>
          <w14:ligatures w14:val="none"/>
        </w:rPr>
      </w:pPr>
      <w:proofErr w:type="gramStart"/>
      <w:r w:rsidRPr="009C3052">
        <w:rPr>
          <w:rFonts w:eastAsia="Yu Mincho"/>
          <w:kern w:val="0"/>
          <w:highlight w:val="yellow"/>
          <w:lang w:eastAsia="ja-JP"/>
          <w14:ligatures w14:val="none"/>
        </w:rPr>
        <w:t>Note :</w:t>
      </w:r>
      <w:proofErr w:type="gramEnd"/>
      <w:r w:rsidRPr="009C3052">
        <w:rPr>
          <w:rFonts w:eastAsia="Yu Mincho"/>
          <w:kern w:val="0"/>
          <w:highlight w:val="yellow"/>
          <w:lang w:eastAsia="ja-JP"/>
          <w14:ligatures w14:val="none"/>
        </w:rPr>
        <w:t xml:space="preserve"> Updated VD Screens will be placed soon</w:t>
      </w:r>
    </w:p>
    <w:p w14:paraId="78FE8E43" w14:textId="77777777" w:rsidR="009C3052" w:rsidRPr="009C3052" w:rsidRDefault="009C3052" w:rsidP="009C3052">
      <w:pPr>
        <w:keepNext/>
        <w:keepLines/>
        <w:spacing w:before="160" w:after="80" w:line="276" w:lineRule="auto"/>
        <w:outlineLvl w:val="1"/>
        <w:rPr>
          <w:rFonts w:eastAsia="Yu Gothic Light"/>
          <w:b/>
          <w:bCs/>
          <w:color w:val="0F4761"/>
          <w:kern w:val="0"/>
          <w:lang w:eastAsia="ja-JP"/>
          <w14:ligatures w14:val="none"/>
        </w:rPr>
      </w:pPr>
      <w:bookmarkStart w:id="14" w:name="_Toc224228503"/>
      <w:r w:rsidRPr="009C3052">
        <w:rPr>
          <w:rFonts w:eastAsia="Yu Gothic Light"/>
          <w:b/>
          <w:bCs/>
          <w:color w:val="0F4761"/>
          <w:kern w:val="0"/>
          <w:lang w:eastAsia="ja-JP"/>
          <w14:ligatures w14:val="none"/>
        </w:rPr>
        <w:t>8. Activity Execution Rules</w:t>
      </w:r>
      <w:bookmarkEnd w:id="14"/>
      <w:r w:rsidRPr="009C3052">
        <w:rPr>
          <w:rFonts w:eastAsia="Yu Gothic Light"/>
          <w:b/>
          <w:bCs/>
          <w:color w:val="0F4761"/>
          <w:kern w:val="0"/>
          <w:lang w:eastAsia="ja-JP"/>
          <w14:ligatures w14:val="none"/>
        </w:rPr>
        <w:t xml:space="preserve"> </w:t>
      </w:r>
    </w:p>
    <w:p w14:paraId="58A49D9E" w14:textId="77777777" w:rsidR="009C3052" w:rsidRPr="009C3052" w:rsidRDefault="009C3052" w:rsidP="009C3052">
      <w:pPr>
        <w:spacing w:line="276" w:lineRule="auto"/>
        <w:rPr>
          <w:rFonts w:eastAsia="Yu Mincho"/>
          <w:kern w:val="0"/>
          <w:lang w:eastAsia="ja-JP"/>
          <w14:ligatures w14:val="none"/>
        </w:rPr>
      </w:pPr>
      <w:r w:rsidRPr="009C3052">
        <w:rPr>
          <w:rFonts w:eastAsia="Yu Mincho"/>
          <w:kern w:val="0"/>
          <w:lang w:eastAsia="ja-JP"/>
          <w14:ligatures w14:val="none"/>
        </w:rPr>
        <w:t>The following rules govern activity execution within the My Activities page:</w:t>
      </w:r>
    </w:p>
    <w:p w14:paraId="3E3FAB36" w14:textId="77777777" w:rsidR="009C3052" w:rsidRPr="009C3052" w:rsidRDefault="009C3052" w:rsidP="005521A6">
      <w:pPr>
        <w:numPr>
          <w:ilvl w:val="0"/>
          <w:numId w:val="26"/>
        </w:numPr>
        <w:spacing w:line="276" w:lineRule="auto"/>
        <w:rPr>
          <w:rFonts w:eastAsia="Yu Mincho"/>
          <w:kern w:val="0"/>
          <w:lang w:eastAsia="ja-JP"/>
          <w14:ligatures w14:val="none"/>
        </w:rPr>
      </w:pPr>
      <w:r w:rsidRPr="009C3052">
        <w:rPr>
          <w:rFonts w:eastAsia="Yu Mincho"/>
          <w:kern w:val="0"/>
          <w:lang w:eastAsia="ja-JP"/>
          <w14:ligatures w14:val="none"/>
        </w:rPr>
        <w:t>Activities become actionable only when all defined dependencies are marked as done.</w:t>
      </w:r>
    </w:p>
    <w:p w14:paraId="2B981747" w14:textId="77777777" w:rsidR="009C3052" w:rsidRPr="009C3052" w:rsidRDefault="009C3052" w:rsidP="009C3052">
      <w:pPr>
        <w:spacing w:line="276" w:lineRule="auto"/>
        <w:rPr>
          <w:rFonts w:eastAsia="Yu Mincho"/>
          <w:b/>
          <w:bCs/>
          <w:kern w:val="0"/>
          <w:lang w:eastAsia="ja-JP"/>
          <w14:ligatures w14:val="none"/>
        </w:rPr>
      </w:pPr>
      <w:r w:rsidRPr="009C3052">
        <w:rPr>
          <w:rFonts w:eastAsia="Yu Mincho"/>
          <w:b/>
          <w:bCs/>
          <w:kern w:val="0"/>
          <w:lang w:eastAsia="ja-JP"/>
          <w14:ligatures w14:val="none"/>
        </w:rPr>
        <w:t>Execution Rules</w:t>
      </w:r>
    </w:p>
    <w:p w14:paraId="04C1BE69" w14:textId="77777777" w:rsidR="009C3052" w:rsidRPr="009C3052" w:rsidRDefault="009C3052" w:rsidP="005521A6">
      <w:pPr>
        <w:numPr>
          <w:ilvl w:val="0"/>
          <w:numId w:val="27"/>
        </w:numPr>
        <w:spacing w:line="276" w:lineRule="auto"/>
        <w:rPr>
          <w:rFonts w:eastAsia="Yu Mincho"/>
          <w:kern w:val="0"/>
          <w:lang w:eastAsia="ja-JP"/>
          <w14:ligatures w14:val="none"/>
        </w:rPr>
      </w:pPr>
      <w:r w:rsidRPr="009C3052">
        <w:rPr>
          <w:rFonts w:eastAsia="Yu Mincho"/>
          <w:kern w:val="0"/>
          <w:lang w:eastAsia="ja-JP"/>
          <w14:ligatures w14:val="none"/>
        </w:rPr>
        <w:t xml:space="preserve">Users who are tagged as ‘Assigned To’ for an activity have specific permissions and responsibilities within the system. </w:t>
      </w:r>
    </w:p>
    <w:p w14:paraId="17B27DCA" w14:textId="77777777" w:rsidR="009C3052" w:rsidRPr="009C3052" w:rsidRDefault="009C3052" w:rsidP="005521A6">
      <w:pPr>
        <w:numPr>
          <w:ilvl w:val="0"/>
          <w:numId w:val="27"/>
        </w:numPr>
        <w:spacing w:line="276" w:lineRule="auto"/>
        <w:rPr>
          <w:rFonts w:eastAsia="Yu Mincho"/>
          <w:kern w:val="0"/>
          <w:lang w:eastAsia="ja-JP"/>
          <w14:ligatures w14:val="none"/>
        </w:rPr>
      </w:pPr>
      <w:r w:rsidRPr="009C3052">
        <w:rPr>
          <w:rFonts w:eastAsia="Yu Mincho"/>
          <w:kern w:val="0"/>
          <w:lang w:eastAsia="ja-JP"/>
          <w14:ligatures w14:val="none"/>
        </w:rPr>
        <w:t xml:space="preserve">Upon completion of the required tasks, Responsible users must mark the activity as completed in the system. </w:t>
      </w:r>
    </w:p>
    <w:p w14:paraId="35907857" w14:textId="77777777" w:rsidR="009C3052" w:rsidRPr="009C3052" w:rsidRDefault="009C3052" w:rsidP="005521A6">
      <w:pPr>
        <w:numPr>
          <w:ilvl w:val="0"/>
          <w:numId w:val="27"/>
        </w:numPr>
        <w:spacing w:line="276" w:lineRule="auto"/>
        <w:rPr>
          <w:rFonts w:eastAsia="Yu Mincho"/>
          <w:kern w:val="0"/>
          <w:lang w:eastAsia="ja-JP"/>
          <w14:ligatures w14:val="none"/>
        </w:rPr>
      </w:pPr>
      <w:r w:rsidRPr="009C3052">
        <w:rPr>
          <w:rFonts w:eastAsia="Yu Mincho"/>
          <w:kern w:val="0"/>
          <w:lang w:eastAsia="ja-JP"/>
          <w14:ligatures w14:val="none"/>
        </w:rPr>
        <w:t>Add personal actions for self</w:t>
      </w:r>
      <w:r w:rsidRPr="009C3052">
        <w:rPr>
          <w:rFonts w:eastAsia="Yu Mincho"/>
          <w:kern w:val="0"/>
          <w:lang w:eastAsia="ja-JP"/>
          <w14:ligatures w14:val="none"/>
        </w:rPr>
        <w:noBreakHyphen/>
        <w:t>management</w:t>
      </w:r>
    </w:p>
    <w:p w14:paraId="02655FCD" w14:textId="77777777" w:rsidR="009C3052" w:rsidRPr="009C3052" w:rsidRDefault="009C3052" w:rsidP="005521A6">
      <w:pPr>
        <w:numPr>
          <w:ilvl w:val="0"/>
          <w:numId w:val="27"/>
        </w:numPr>
        <w:spacing w:line="276" w:lineRule="auto"/>
        <w:rPr>
          <w:rFonts w:eastAsia="Times New Roman"/>
          <w:kern w:val="0"/>
          <w14:ligatures w14:val="none"/>
        </w:rPr>
      </w:pPr>
      <w:r w:rsidRPr="009C3052">
        <w:rPr>
          <w:rFonts w:eastAsia="Times New Roman"/>
        </w:rPr>
        <w:t>Additionally, if the activity requires any specific inputs or supporting material as part of its configuration, users shall provide these details in the Action activity Comment field (rich text), including pasting any relevant document/file URLs where applicable.</w:t>
      </w:r>
    </w:p>
    <w:p w14:paraId="0618E5D0" w14:textId="77777777" w:rsidR="009C3052" w:rsidRPr="009C3052" w:rsidRDefault="009C3052" w:rsidP="009C3052">
      <w:pPr>
        <w:spacing w:line="276" w:lineRule="auto"/>
        <w:rPr>
          <w:rFonts w:eastAsia="Yu Mincho"/>
          <w:b/>
          <w:bCs/>
          <w:kern w:val="0"/>
          <w:lang w:eastAsia="ja-JP"/>
          <w14:ligatures w14:val="none"/>
        </w:rPr>
      </w:pPr>
      <w:r w:rsidRPr="009C3052">
        <w:rPr>
          <w:rFonts w:eastAsia="Yu Mincho"/>
          <w:b/>
          <w:bCs/>
          <w:kern w:val="0"/>
          <w:lang w:eastAsia="ja-JP"/>
          <w14:ligatures w14:val="none"/>
        </w:rPr>
        <w:t>Dependency Handling</w:t>
      </w:r>
    </w:p>
    <w:p w14:paraId="043501BC" w14:textId="77777777" w:rsidR="009C3052" w:rsidRPr="009C3052" w:rsidRDefault="009C3052" w:rsidP="005521A6">
      <w:pPr>
        <w:numPr>
          <w:ilvl w:val="0"/>
          <w:numId w:val="28"/>
        </w:numPr>
        <w:spacing w:line="276" w:lineRule="auto"/>
        <w:rPr>
          <w:rFonts w:eastAsia="Yu Mincho"/>
          <w:kern w:val="0"/>
          <w:lang w:eastAsia="ja-JP"/>
          <w14:ligatures w14:val="none"/>
        </w:rPr>
      </w:pPr>
      <w:r w:rsidRPr="009C3052">
        <w:rPr>
          <w:rFonts w:eastAsia="Yu Mincho"/>
          <w:kern w:val="0"/>
          <w:lang w:eastAsia="ja-JP"/>
          <w14:ligatures w14:val="none"/>
        </w:rPr>
        <w:t xml:space="preserve">In cases where an activity is dependent on the completion of other activities, such dependencies are clearly indicated in the system. </w:t>
      </w:r>
    </w:p>
    <w:p w14:paraId="00903101" w14:textId="77777777" w:rsidR="009C3052" w:rsidRPr="009C3052" w:rsidRDefault="009C3052" w:rsidP="005521A6">
      <w:pPr>
        <w:numPr>
          <w:ilvl w:val="0"/>
          <w:numId w:val="28"/>
        </w:numPr>
        <w:spacing w:line="276" w:lineRule="auto"/>
        <w:rPr>
          <w:rFonts w:eastAsia="Yu Mincho"/>
          <w:kern w:val="0"/>
          <w:lang w:eastAsia="ja-JP"/>
          <w14:ligatures w14:val="none"/>
        </w:rPr>
      </w:pPr>
      <w:r w:rsidRPr="009C3052">
        <w:rPr>
          <w:rFonts w:eastAsia="Yu Mincho"/>
          <w:kern w:val="0"/>
          <w:lang w:eastAsia="ja-JP"/>
          <w14:ligatures w14:val="none"/>
        </w:rPr>
        <w:t xml:space="preserve">Activities that are blocked by unresolved dependencies are displayed with a status of "Waiting Dependency." </w:t>
      </w:r>
    </w:p>
    <w:p w14:paraId="36B4A1EC" w14:textId="77777777" w:rsidR="009C3052" w:rsidRPr="009C3052" w:rsidRDefault="009C3052" w:rsidP="005521A6">
      <w:pPr>
        <w:numPr>
          <w:ilvl w:val="0"/>
          <w:numId w:val="28"/>
        </w:numPr>
        <w:spacing w:line="276" w:lineRule="auto"/>
        <w:rPr>
          <w:rFonts w:eastAsia="Yu Mincho"/>
          <w:kern w:val="0"/>
          <w:lang w:eastAsia="ja-JP"/>
          <w14:ligatures w14:val="none"/>
        </w:rPr>
      </w:pPr>
      <w:r w:rsidRPr="009C3052">
        <w:rPr>
          <w:rFonts w:eastAsia="Yu Mincho"/>
          <w:kern w:val="0"/>
          <w:lang w:eastAsia="ja-JP"/>
          <w14:ligatures w14:val="none"/>
        </w:rPr>
        <w:t xml:space="preserve">While an activity is blocked, Responsible users are unable to execute or start the activity. </w:t>
      </w:r>
    </w:p>
    <w:p w14:paraId="4AB4B444" w14:textId="77777777" w:rsidR="009C3052" w:rsidRPr="009C3052" w:rsidRDefault="009C3052" w:rsidP="005521A6">
      <w:pPr>
        <w:numPr>
          <w:ilvl w:val="0"/>
          <w:numId w:val="28"/>
        </w:numPr>
        <w:spacing w:line="276" w:lineRule="auto"/>
        <w:rPr>
          <w:rFonts w:eastAsia="Yu Mincho"/>
          <w:kern w:val="0"/>
          <w:lang w:eastAsia="ja-JP"/>
          <w14:ligatures w14:val="none"/>
        </w:rPr>
      </w:pPr>
      <w:r w:rsidRPr="009C3052">
        <w:rPr>
          <w:rFonts w:eastAsia="Yu Mincho"/>
          <w:kern w:val="0"/>
          <w:lang w:eastAsia="ja-JP"/>
          <w14:ligatures w14:val="none"/>
        </w:rPr>
        <w:t xml:space="preserve">Once the necessary dependencies are resolved, </w:t>
      </w:r>
      <w:commentRangeStart w:id="15"/>
      <w:r w:rsidRPr="009C3052">
        <w:rPr>
          <w:rFonts w:eastAsia="Yu Mincho"/>
          <w:kern w:val="0"/>
          <w:lang w:eastAsia="ja-JP"/>
          <w14:ligatures w14:val="none"/>
        </w:rPr>
        <w:t>the system will automatically update the status of the activity</w:t>
      </w:r>
      <w:commentRangeEnd w:id="15"/>
      <w:r w:rsidRPr="009C3052">
        <w:rPr>
          <w:rStyle w:val="CommentReference"/>
          <w:rFonts w:eastAsia="Yu Mincho"/>
          <w:kern w:val="0"/>
          <w:sz w:val="22"/>
          <w:szCs w:val="22"/>
          <w:lang w:eastAsia="ja-JP"/>
          <w14:ligatures w14:val="none"/>
        </w:rPr>
        <w:commentReference w:id="15"/>
      </w:r>
      <w:r w:rsidRPr="009C3052">
        <w:rPr>
          <w:rFonts w:eastAsia="Yu Mincho"/>
          <w:kern w:val="0"/>
          <w:lang w:eastAsia="ja-JP"/>
          <w14:ligatures w14:val="none"/>
        </w:rPr>
        <w:t>, allowing execution to proceed.</w:t>
      </w:r>
    </w:p>
    <w:p w14:paraId="11746D1F" w14:textId="77777777" w:rsidR="009C3052" w:rsidRPr="009C3052" w:rsidRDefault="009C3052" w:rsidP="009C3052">
      <w:pPr>
        <w:spacing w:line="276" w:lineRule="auto"/>
        <w:rPr>
          <w:rFonts w:eastAsia="Yu Mincho"/>
          <w:b/>
          <w:bCs/>
          <w:kern w:val="0"/>
          <w:lang w:eastAsia="ja-JP"/>
          <w14:ligatures w14:val="none"/>
        </w:rPr>
      </w:pPr>
      <w:r w:rsidRPr="009C3052">
        <w:rPr>
          <w:rFonts w:eastAsia="Yu Mincho"/>
          <w:b/>
          <w:bCs/>
          <w:kern w:val="0"/>
          <w:lang w:eastAsia="ja-JP"/>
          <w14:ligatures w14:val="none"/>
        </w:rPr>
        <w:t>Activity Reassignment Rules</w:t>
      </w:r>
    </w:p>
    <w:p w14:paraId="3A8AFEA0" w14:textId="77777777" w:rsidR="009C3052" w:rsidRPr="009C3052" w:rsidRDefault="009C3052" w:rsidP="009C3052">
      <w:pPr>
        <w:spacing w:line="276" w:lineRule="auto"/>
        <w:rPr>
          <w:rFonts w:eastAsia="Yu Mincho"/>
          <w:kern w:val="0"/>
          <w:lang w:eastAsia="ja-JP"/>
          <w14:ligatures w14:val="none"/>
        </w:rPr>
      </w:pPr>
      <w:r w:rsidRPr="009C3052">
        <w:rPr>
          <w:rFonts w:eastAsia="Yu Mincho"/>
          <w:kern w:val="0"/>
          <w:lang w:eastAsia="ja-JP"/>
          <w14:ligatures w14:val="none"/>
        </w:rPr>
        <w:t>The following rules govern activity reassignment:</w:t>
      </w:r>
    </w:p>
    <w:p w14:paraId="01571B18" w14:textId="77777777" w:rsidR="009C3052" w:rsidRPr="009C3052" w:rsidRDefault="009C3052" w:rsidP="005521A6">
      <w:pPr>
        <w:numPr>
          <w:ilvl w:val="0"/>
          <w:numId w:val="29"/>
        </w:numPr>
        <w:spacing w:line="276" w:lineRule="auto"/>
        <w:rPr>
          <w:rFonts w:eastAsia="Yu Mincho"/>
          <w:kern w:val="0"/>
          <w:lang w:eastAsia="ja-JP"/>
          <w14:ligatures w14:val="none"/>
        </w:rPr>
      </w:pPr>
      <w:r w:rsidRPr="009C3052">
        <w:rPr>
          <w:rFonts w:eastAsia="Yu Mincho"/>
          <w:kern w:val="0"/>
          <w:lang w:eastAsia="ja-JP"/>
          <w14:ligatures w14:val="none"/>
        </w:rPr>
        <w:t>Only Workflow Builder or Client Admin may reassign activities</w:t>
      </w:r>
    </w:p>
    <w:p w14:paraId="05B70877" w14:textId="77777777" w:rsidR="009C3052" w:rsidRPr="009C3052" w:rsidRDefault="009C3052" w:rsidP="005521A6">
      <w:pPr>
        <w:numPr>
          <w:ilvl w:val="0"/>
          <w:numId w:val="29"/>
        </w:numPr>
        <w:spacing w:line="276" w:lineRule="auto"/>
        <w:rPr>
          <w:rFonts w:eastAsia="Yu Mincho"/>
          <w:kern w:val="0"/>
          <w:lang w:eastAsia="ja-JP"/>
          <w14:ligatures w14:val="none"/>
        </w:rPr>
      </w:pPr>
      <w:r w:rsidRPr="009C3052">
        <w:rPr>
          <w:rFonts w:eastAsia="Yu Mincho"/>
          <w:kern w:val="0"/>
          <w:lang w:eastAsia="ja-JP"/>
          <w14:ligatures w14:val="none"/>
        </w:rPr>
        <w:t>Reassignment is allowed only at the activity level, not at the workflow or step level</w:t>
      </w:r>
    </w:p>
    <w:p w14:paraId="59CC7F2B" w14:textId="77777777" w:rsidR="009C3052" w:rsidRPr="009C3052" w:rsidRDefault="009C3052" w:rsidP="005521A6">
      <w:pPr>
        <w:numPr>
          <w:ilvl w:val="0"/>
          <w:numId w:val="29"/>
        </w:numPr>
        <w:spacing w:line="276" w:lineRule="auto"/>
        <w:rPr>
          <w:rFonts w:eastAsia="Yu Mincho"/>
          <w:kern w:val="0"/>
          <w:lang w:eastAsia="ja-JP"/>
          <w14:ligatures w14:val="none"/>
        </w:rPr>
      </w:pPr>
      <w:r w:rsidRPr="009C3052">
        <w:rPr>
          <w:rFonts w:eastAsia="Yu Mincho"/>
          <w:kern w:val="0"/>
          <w:lang w:eastAsia="ja-JP"/>
          <w14:ligatures w14:val="none"/>
        </w:rPr>
        <w:t>The new assignee must be a valid user within the same client instance</w:t>
      </w:r>
    </w:p>
    <w:p w14:paraId="153773F7" w14:textId="77777777" w:rsidR="009C3052" w:rsidRPr="009C3052" w:rsidRDefault="009C3052" w:rsidP="005521A6">
      <w:pPr>
        <w:numPr>
          <w:ilvl w:val="0"/>
          <w:numId w:val="29"/>
        </w:numPr>
        <w:spacing w:line="276" w:lineRule="auto"/>
        <w:rPr>
          <w:rFonts w:eastAsia="Yu Mincho"/>
          <w:kern w:val="0"/>
          <w:lang w:eastAsia="ja-JP"/>
          <w14:ligatures w14:val="none"/>
        </w:rPr>
      </w:pPr>
      <w:r w:rsidRPr="009C3052">
        <w:rPr>
          <w:rFonts w:eastAsia="Yu Mincho"/>
          <w:kern w:val="0"/>
          <w:lang w:eastAsia="ja-JP"/>
          <w14:ligatures w14:val="none"/>
        </w:rPr>
        <w:t>Reassignment does not alter the workflow structure or RACI assignments</w:t>
      </w:r>
    </w:p>
    <w:p w14:paraId="0B688F12" w14:textId="77777777" w:rsidR="009C3052" w:rsidRPr="009C3052" w:rsidRDefault="009C3052" w:rsidP="009C3052">
      <w:pPr>
        <w:spacing w:line="276" w:lineRule="auto"/>
        <w:rPr>
          <w:rFonts w:eastAsia="Yu Mincho"/>
          <w:kern w:val="0"/>
          <w:lang w:eastAsia="ja-JP"/>
          <w14:ligatures w14:val="none"/>
        </w:rPr>
      </w:pPr>
      <w:r w:rsidRPr="009C3052">
        <w:rPr>
          <w:rFonts w:eastAsia="Yu Mincho"/>
          <w:kern w:val="0"/>
          <w:lang w:eastAsia="ja-JP"/>
          <w14:ligatures w14:val="none"/>
        </w:rPr>
        <w:t>Workflow Builder can:</w:t>
      </w:r>
    </w:p>
    <w:p w14:paraId="45454BD4" w14:textId="77777777" w:rsidR="009C3052" w:rsidRPr="009C3052" w:rsidRDefault="009C3052" w:rsidP="005521A6">
      <w:pPr>
        <w:numPr>
          <w:ilvl w:val="0"/>
          <w:numId w:val="30"/>
        </w:numPr>
        <w:spacing w:line="276" w:lineRule="auto"/>
        <w:rPr>
          <w:rFonts w:eastAsia="Yu Mincho"/>
          <w:kern w:val="0"/>
          <w:lang w:eastAsia="ja-JP"/>
          <w14:ligatures w14:val="none"/>
        </w:rPr>
      </w:pPr>
      <w:r w:rsidRPr="009C3052">
        <w:rPr>
          <w:rFonts w:eastAsia="Yu Mincho"/>
          <w:kern w:val="0"/>
          <w:lang w:eastAsia="ja-JP"/>
          <w14:ligatures w14:val="none"/>
        </w:rPr>
        <w:t>Modify workflow steps</w:t>
      </w:r>
    </w:p>
    <w:p w14:paraId="0E7AD6E4" w14:textId="77777777" w:rsidR="009C3052" w:rsidRPr="009C3052" w:rsidRDefault="009C3052" w:rsidP="005521A6">
      <w:pPr>
        <w:numPr>
          <w:ilvl w:val="0"/>
          <w:numId w:val="30"/>
        </w:numPr>
        <w:spacing w:line="276" w:lineRule="auto"/>
        <w:rPr>
          <w:rFonts w:eastAsia="Yu Mincho"/>
          <w:kern w:val="0"/>
          <w:lang w:eastAsia="ja-JP"/>
          <w14:ligatures w14:val="none"/>
        </w:rPr>
      </w:pPr>
      <w:r w:rsidRPr="009C3052">
        <w:rPr>
          <w:rFonts w:eastAsia="Yu Mincho"/>
          <w:kern w:val="0"/>
          <w:lang w:eastAsia="ja-JP"/>
          <w14:ligatures w14:val="none"/>
        </w:rPr>
        <w:t>Change RACI assignments</w:t>
      </w:r>
    </w:p>
    <w:p w14:paraId="19929843" w14:textId="77777777" w:rsidR="009C3052" w:rsidRPr="009C3052" w:rsidRDefault="009C3052" w:rsidP="005521A6">
      <w:pPr>
        <w:numPr>
          <w:ilvl w:val="0"/>
          <w:numId w:val="30"/>
        </w:numPr>
        <w:spacing w:line="276" w:lineRule="auto"/>
        <w:rPr>
          <w:rFonts w:eastAsia="Yu Mincho"/>
          <w:kern w:val="0"/>
          <w:lang w:eastAsia="ja-JP"/>
          <w14:ligatures w14:val="none"/>
        </w:rPr>
      </w:pPr>
      <w:r w:rsidRPr="009C3052">
        <w:rPr>
          <w:rFonts w:eastAsia="Yu Mincho"/>
          <w:kern w:val="0"/>
          <w:lang w:eastAsia="ja-JP"/>
          <w14:ligatures w14:val="none"/>
        </w:rPr>
        <w:t>Bypass defined dependencies</w:t>
      </w:r>
    </w:p>
    <w:p w14:paraId="27E7F4FE" w14:textId="77777777" w:rsidR="009C3052" w:rsidRPr="009C3052" w:rsidRDefault="009C3052" w:rsidP="009C3052">
      <w:pPr>
        <w:spacing w:line="276" w:lineRule="auto"/>
        <w:rPr>
          <w:rFonts w:eastAsia="Yu Mincho"/>
          <w:kern w:val="0"/>
          <w:lang w:eastAsia="ja-JP"/>
          <w14:ligatures w14:val="none"/>
        </w:rPr>
      </w:pPr>
      <w:proofErr w:type="gramStart"/>
      <w:r w:rsidRPr="009C3052">
        <w:rPr>
          <w:rFonts w:eastAsia="Yu Mincho"/>
          <w:kern w:val="0"/>
          <w:highlight w:val="yellow"/>
          <w:lang w:eastAsia="ja-JP"/>
          <w14:ligatures w14:val="none"/>
        </w:rPr>
        <w:t>Note :</w:t>
      </w:r>
      <w:proofErr w:type="gramEnd"/>
      <w:r w:rsidRPr="009C3052">
        <w:rPr>
          <w:rFonts w:eastAsia="Yu Mincho"/>
          <w:kern w:val="0"/>
          <w:highlight w:val="yellow"/>
          <w:lang w:eastAsia="ja-JP"/>
          <w14:ligatures w14:val="none"/>
        </w:rPr>
        <w:t xml:space="preserve"> Updated VD Screens will be placed soon</w:t>
      </w:r>
    </w:p>
    <w:p w14:paraId="08AE8606" w14:textId="77777777" w:rsidR="009C3052" w:rsidRPr="009C3052" w:rsidRDefault="009C3052" w:rsidP="009C3052">
      <w:pPr>
        <w:keepNext/>
        <w:keepLines/>
        <w:spacing w:before="160" w:after="80" w:line="276" w:lineRule="auto"/>
        <w:outlineLvl w:val="1"/>
        <w:rPr>
          <w:rFonts w:eastAsia="Yu Gothic Light"/>
          <w:b/>
          <w:bCs/>
          <w:color w:val="0F4761"/>
          <w:kern w:val="0"/>
          <w:lang w:eastAsia="ja-JP"/>
          <w14:ligatures w14:val="none"/>
        </w:rPr>
      </w:pPr>
      <w:bookmarkStart w:id="16" w:name="_Toc224228504"/>
      <w:r w:rsidRPr="009C3052">
        <w:rPr>
          <w:rFonts w:eastAsia="Yu Gothic Light"/>
          <w:b/>
          <w:bCs/>
          <w:color w:val="0F4761"/>
          <w:kern w:val="0"/>
          <w:lang w:eastAsia="ja-JP"/>
          <w14:ligatures w14:val="none"/>
        </w:rPr>
        <w:t>9 Approval of Activities</w:t>
      </w:r>
      <w:bookmarkEnd w:id="16"/>
    </w:p>
    <w:p w14:paraId="2A584E2D" w14:textId="77777777" w:rsidR="009C3052" w:rsidRPr="009C3052" w:rsidRDefault="009C3052" w:rsidP="009C3052">
      <w:pPr>
        <w:spacing w:line="276" w:lineRule="auto"/>
        <w:rPr>
          <w:rFonts w:eastAsia="Yu Mincho"/>
          <w:kern w:val="0"/>
          <w:lang w:eastAsia="ja-JP"/>
          <w14:ligatures w14:val="none"/>
        </w:rPr>
      </w:pPr>
      <w:r w:rsidRPr="009C3052">
        <w:rPr>
          <w:rFonts w:eastAsia="Yu Mincho"/>
          <w:kern w:val="0"/>
          <w:lang w:eastAsia="ja-JP"/>
          <w14:ligatures w14:val="none"/>
        </w:rPr>
        <w:t>Actions Performed by Approvers</w:t>
      </w:r>
    </w:p>
    <w:p w14:paraId="18BBDE74" w14:textId="77777777" w:rsidR="009C3052" w:rsidRPr="009C3052" w:rsidRDefault="009C3052" w:rsidP="005521A6">
      <w:pPr>
        <w:numPr>
          <w:ilvl w:val="0"/>
          <w:numId w:val="31"/>
        </w:numPr>
        <w:spacing w:line="276" w:lineRule="auto"/>
        <w:contextualSpacing/>
        <w:rPr>
          <w:rFonts w:eastAsia="Yu Mincho"/>
          <w:kern w:val="0"/>
          <w:lang w:eastAsia="ja-JP"/>
          <w14:ligatures w14:val="none"/>
        </w:rPr>
      </w:pPr>
      <w:r w:rsidRPr="009C3052">
        <w:rPr>
          <w:rFonts w:eastAsia="Yu Mincho"/>
          <w:kern w:val="0"/>
          <w:lang w:eastAsia="ja-JP"/>
          <w14:ligatures w14:val="none"/>
        </w:rPr>
        <w:t xml:space="preserve">Users who are assigned the Assignment type of Approver have the authority to take specific actions on workflow activities. </w:t>
      </w:r>
    </w:p>
    <w:p w14:paraId="7A51D444" w14:textId="77777777" w:rsidR="009C3052" w:rsidRPr="009C3052" w:rsidRDefault="009C3052" w:rsidP="005521A6">
      <w:pPr>
        <w:numPr>
          <w:ilvl w:val="0"/>
          <w:numId w:val="31"/>
        </w:numPr>
        <w:spacing w:line="276" w:lineRule="auto"/>
        <w:contextualSpacing/>
        <w:rPr>
          <w:rFonts w:eastAsia="Yu Mincho"/>
          <w:kern w:val="0"/>
          <w:lang w:eastAsia="ja-JP"/>
          <w14:ligatures w14:val="none"/>
        </w:rPr>
      </w:pPr>
      <w:r w:rsidRPr="009C3052">
        <w:rPr>
          <w:rFonts w:eastAsia="Yu Mincho"/>
          <w:kern w:val="0"/>
          <w:lang w:eastAsia="ja-JP"/>
          <w14:ligatures w14:val="none"/>
        </w:rPr>
        <w:t>Approvers can formally approve an activity, thereby allowing it to move forward within the workflow. I</w:t>
      </w:r>
    </w:p>
    <w:p w14:paraId="30492386" w14:textId="03DB7F60" w:rsidR="009C3052" w:rsidRPr="009C3052" w:rsidRDefault="5E785C6C" w:rsidP="005521A6">
      <w:pPr>
        <w:numPr>
          <w:ilvl w:val="0"/>
          <w:numId w:val="31"/>
        </w:numPr>
        <w:spacing w:line="276" w:lineRule="auto"/>
        <w:contextualSpacing/>
        <w:rPr>
          <w:rFonts w:eastAsia="Yu Mincho"/>
          <w:kern w:val="0"/>
          <w:lang w:eastAsia="ja-JP"/>
          <w14:ligatures w14:val="none"/>
        </w:rPr>
      </w:pPr>
      <w:r w:rsidRPr="009C3052">
        <w:rPr>
          <w:rFonts w:eastAsia="Yu Mincho"/>
          <w:kern w:val="0"/>
          <w:lang w:eastAsia="ja-JP"/>
          <w14:ligatures w14:val="none"/>
        </w:rPr>
        <w:t>I</w:t>
      </w:r>
      <w:r w:rsidR="436AE195" w:rsidRPr="009C3052">
        <w:rPr>
          <w:rFonts w:eastAsia="Yu Mincho"/>
          <w:kern w:val="0"/>
          <w:lang w:eastAsia="ja-JP"/>
          <w14:ligatures w14:val="none"/>
        </w:rPr>
        <w:t>f</w:t>
      </w:r>
      <w:r w:rsidR="009C3052" w:rsidRPr="009C3052">
        <w:rPr>
          <w:rFonts w:eastAsia="Yu Mincho"/>
          <w:kern w:val="0"/>
          <w:lang w:eastAsia="ja-JP"/>
          <w14:ligatures w14:val="none"/>
        </w:rPr>
        <w:t xml:space="preserve"> an Approver decides to reject an activity, they are required to provide a comment explaining the reason for the rejection. This comment is required so everyone understands why the decision was made.</w:t>
      </w:r>
    </w:p>
    <w:p w14:paraId="00E49809" w14:textId="77777777" w:rsidR="009C3052" w:rsidRPr="009C3052" w:rsidRDefault="009C3052" w:rsidP="009C3052">
      <w:pPr>
        <w:spacing w:line="276" w:lineRule="auto"/>
        <w:rPr>
          <w:rFonts w:eastAsia="Yu Mincho"/>
          <w:kern w:val="0"/>
          <w:lang w:eastAsia="ja-JP"/>
          <w14:ligatures w14:val="none"/>
        </w:rPr>
      </w:pPr>
      <w:proofErr w:type="gramStart"/>
      <w:r w:rsidRPr="009C3052">
        <w:rPr>
          <w:rFonts w:eastAsia="Yu Mincho"/>
          <w:kern w:val="0"/>
          <w:lang w:eastAsia="ja-JP"/>
          <w14:ligatures w14:val="none"/>
        </w:rPr>
        <w:t>Approval</w:t>
      </w:r>
      <w:proofErr w:type="gramEnd"/>
      <w:r w:rsidRPr="009C3052">
        <w:rPr>
          <w:rFonts w:eastAsia="Yu Mincho"/>
          <w:kern w:val="0"/>
          <w:lang w:eastAsia="ja-JP"/>
          <w14:ligatures w14:val="none"/>
        </w:rPr>
        <w:t xml:space="preserve"> Status Handling</w:t>
      </w:r>
    </w:p>
    <w:p w14:paraId="5CA94844" w14:textId="77777777" w:rsidR="009C3052" w:rsidRPr="009C3052" w:rsidRDefault="009C3052" w:rsidP="005521A6">
      <w:pPr>
        <w:numPr>
          <w:ilvl w:val="0"/>
          <w:numId w:val="32"/>
        </w:numPr>
        <w:spacing w:line="276" w:lineRule="auto"/>
        <w:contextualSpacing/>
        <w:rPr>
          <w:rFonts w:eastAsia="Yu Mincho"/>
          <w:kern w:val="0"/>
          <w:lang w:eastAsia="ja-JP"/>
          <w14:ligatures w14:val="none"/>
        </w:rPr>
      </w:pPr>
      <w:r w:rsidRPr="009C3052">
        <w:rPr>
          <w:rFonts w:eastAsia="Times New Roman"/>
        </w:rPr>
        <w:t>A workflow step may have multiple Responsible (R) users, each with their own set of assigned activities to execute. The system shall allow Responsible users to continue executing their assigned activities in parallel; the step shall remain Incomplete until all required activities for the step (including any required approval activities) are completed.</w:t>
      </w:r>
    </w:p>
    <w:p w14:paraId="65463EFB" w14:textId="77777777" w:rsidR="009C3052" w:rsidRPr="009C3052" w:rsidRDefault="009C3052" w:rsidP="005521A6">
      <w:pPr>
        <w:numPr>
          <w:ilvl w:val="0"/>
          <w:numId w:val="32"/>
        </w:numPr>
        <w:spacing w:line="276" w:lineRule="auto"/>
        <w:contextualSpacing/>
        <w:rPr>
          <w:rFonts w:eastAsia="Yu Mincho"/>
          <w:kern w:val="0"/>
          <w:lang w:eastAsia="ja-JP"/>
          <w14:ligatures w14:val="none"/>
        </w:rPr>
      </w:pPr>
      <w:r w:rsidRPr="009C3052">
        <w:rPr>
          <w:rFonts w:eastAsia="Times New Roman"/>
        </w:rPr>
        <w:t>If an activity following an approval activity is configured as dependent on that approval, it shall remain Blocked until the approval is completed; activities that are not configured as dependent on the approval may proceed as normal.</w:t>
      </w:r>
    </w:p>
    <w:p w14:paraId="52EB062A" w14:textId="77777777" w:rsidR="009C3052" w:rsidRPr="009C3052" w:rsidRDefault="009C3052" w:rsidP="005521A6">
      <w:pPr>
        <w:numPr>
          <w:ilvl w:val="0"/>
          <w:numId w:val="32"/>
        </w:numPr>
        <w:spacing w:line="276" w:lineRule="auto"/>
        <w:contextualSpacing/>
        <w:rPr>
          <w:rFonts w:eastAsia="Yu Mincho"/>
          <w:kern w:val="0"/>
          <w:lang w:eastAsia="ja-JP"/>
          <w14:ligatures w14:val="none"/>
        </w:rPr>
      </w:pPr>
      <w:r w:rsidRPr="009C3052">
        <w:rPr>
          <w:rFonts w:eastAsia="Yu Mincho"/>
          <w:kern w:val="0"/>
          <w:lang w:eastAsia="ja-JP"/>
          <w14:ligatures w14:val="none"/>
        </w:rPr>
        <w:t>The current approval status for each workflow step is made visible in both the "My Activities" and "Accountable For" views, providing transparency and easy access to status information for all relevant users.</w:t>
      </w:r>
    </w:p>
    <w:p w14:paraId="1D585114" w14:textId="77777777" w:rsidR="009C3052" w:rsidRPr="009C3052" w:rsidRDefault="009C3052" w:rsidP="009C3052">
      <w:pPr>
        <w:spacing w:line="276" w:lineRule="auto"/>
        <w:rPr>
          <w:del w:id="17" w:author="Retief, Ferdi" w:date="2026-03-16T15:49:00Z"/>
          <w:rFonts w:eastAsia="Yu Mincho"/>
          <w:kern w:val="0"/>
          <w:sz w:val="20"/>
          <w:szCs w:val="20"/>
          <w:lang w:eastAsia="ja-JP"/>
          <w14:ligatures w14:val="none"/>
        </w:rPr>
      </w:pPr>
    </w:p>
    <w:p w14:paraId="602B1B3E" w14:textId="77777777" w:rsidR="009C3052" w:rsidRPr="009C3052" w:rsidRDefault="009C3052" w:rsidP="009C3052">
      <w:pPr>
        <w:keepNext/>
        <w:keepLines/>
        <w:spacing w:before="160" w:after="80" w:line="276" w:lineRule="auto"/>
        <w:outlineLvl w:val="1"/>
        <w:rPr>
          <w:rFonts w:eastAsia="Yu Gothic Light"/>
          <w:b/>
          <w:color w:val="0F4761"/>
          <w:kern w:val="0"/>
          <w:sz w:val="24"/>
          <w:szCs w:val="24"/>
          <w:lang w:eastAsia="ja-JP"/>
          <w14:ligatures w14:val="none"/>
        </w:rPr>
      </w:pPr>
      <w:bookmarkStart w:id="18" w:name="_Toc224228505"/>
      <w:r w:rsidRPr="009C3052">
        <w:rPr>
          <w:rFonts w:eastAsia="Yu Gothic Light"/>
          <w:b/>
          <w:color w:val="0F4761"/>
          <w:kern w:val="0"/>
          <w:sz w:val="24"/>
          <w:szCs w:val="24"/>
          <w:lang w:eastAsia="ja-JP"/>
          <w14:ligatures w14:val="none"/>
        </w:rPr>
        <w:t>10. Rejection and Resubmission</w:t>
      </w:r>
      <w:bookmarkEnd w:id="18"/>
    </w:p>
    <w:p w14:paraId="70C11574" w14:textId="77777777" w:rsidR="009C3052" w:rsidRPr="009C3052" w:rsidRDefault="009C3052" w:rsidP="009C3052">
      <w:pPr>
        <w:spacing w:line="276" w:lineRule="auto"/>
        <w:rPr>
          <w:rFonts w:eastAsia="Yu Mincho"/>
          <w:b/>
          <w:bCs/>
          <w:kern w:val="0"/>
          <w:lang w:eastAsia="ja-JP"/>
          <w14:ligatures w14:val="none"/>
        </w:rPr>
      </w:pPr>
      <w:r w:rsidRPr="009C3052">
        <w:rPr>
          <w:rFonts w:eastAsia="Yu Mincho"/>
          <w:b/>
          <w:bCs/>
          <w:kern w:val="0"/>
          <w:lang w:eastAsia="ja-JP"/>
          <w14:ligatures w14:val="none"/>
        </w:rPr>
        <w:t>Rejection Handling</w:t>
      </w:r>
    </w:p>
    <w:p w14:paraId="3A60ED9D" w14:textId="77777777" w:rsidR="009C3052" w:rsidRPr="009C3052" w:rsidRDefault="009C3052" w:rsidP="005521A6">
      <w:pPr>
        <w:numPr>
          <w:ilvl w:val="0"/>
          <w:numId w:val="33"/>
        </w:numPr>
        <w:spacing w:line="276" w:lineRule="auto"/>
        <w:rPr>
          <w:rFonts w:eastAsia="Yu Mincho"/>
          <w:kern w:val="0"/>
          <w:lang w:eastAsia="ja-JP"/>
          <w14:ligatures w14:val="none"/>
        </w:rPr>
      </w:pPr>
      <w:r w:rsidRPr="009C3052">
        <w:rPr>
          <w:rFonts w:eastAsia="Times New Roman"/>
        </w:rPr>
        <w:t>A workflow step may have multiple Responsible (R) users, each with their own set of assigned activities to execute. The system shall allow Responsible users to continue executing their assigned activities in parallel; the step shall remain Incomplete until all required activities for the step (including any required approval activities) are completed.</w:t>
      </w:r>
    </w:p>
    <w:p w14:paraId="33887E39" w14:textId="77777777" w:rsidR="009C3052" w:rsidRPr="009C3052" w:rsidRDefault="009C3052" w:rsidP="005521A6">
      <w:pPr>
        <w:numPr>
          <w:ilvl w:val="0"/>
          <w:numId w:val="33"/>
        </w:numPr>
        <w:spacing w:line="276" w:lineRule="auto"/>
        <w:contextualSpacing/>
        <w:rPr>
          <w:rFonts w:eastAsia="Yu Mincho"/>
          <w:kern w:val="0"/>
          <w:lang w:eastAsia="ja-JP"/>
          <w14:ligatures w14:val="none"/>
        </w:rPr>
      </w:pPr>
      <w:r w:rsidRPr="009C3052">
        <w:rPr>
          <w:rFonts w:eastAsia="Times New Roman"/>
          <w:kern w:val="0"/>
          <w14:ligatures w14:val="none"/>
        </w:rPr>
        <w:t>If an activity following an approval activity is configured as dependent on that approval, it shall remain Blocked until the approval is completed; activities that are not configured as dependent on the approval may proceed as normal</w:t>
      </w:r>
    </w:p>
    <w:p w14:paraId="165F108C" w14:textId="77777777" w:rsidR="009C3052" w:rsidRPr="009C3052" w:rsidRDefault="009C3052" w:rsidP="005521A6">
      <w:pPr>
        <w:numPr>
          <w:ilvl w:val="0"/>
          <w:numId w:val="33"/>
        </w:numPr>
        <w:spacing w:line="276" w:lineRule="auto"/>
        <w:contextualSpacing/>
        <w:rPr>
          <w:rFonts w:eastAsia="Yu Mincho"/>
          <w:kern w:val="0"/>
          <w:lang w:eastAsia="ja-JP"/>
          <w14:ligatures w14:val="none"/>
        </w:rPr>
      </w:pPr>
      <w:r w:rsidRPr="009C3052">
        <w:rPr>
          <w:rFonts w:eastAsia="Yu Mincho"/>
          <w:kern w:val="0"/>
          <w:lang w:eastAsia="ja-JP"/>
          <w14:ligatures w14:val="none"/>
        </w:rPr>
        <w:t>Visibility of Rejection Comments: All comments associated with the rejection decision are made visible to the user responsible for the rejected activity. This ensures transparency and provides clear guidance for resubmission.</w:t>
      </w:r>
    </w:p>
    <w:p w14:paraId="580A9B68" w14:textId="77777777" w:rsidR="009C3052" w:rsidRPr="009C3052" w:rsidRDefault="009C3052" w:rsidP="009C3052">
      <w:pPr>
        <w:spacing w:line="276" w:lineRule="auto"/>
        <w:rPr>
          <w:rFonts w:eastAsia="Yu Mincho"/>
          <w:b/>
          <w:bCs/>
          <w:kern w:val="0"/>
          <w:lang w:eastAsia="ja-JP"/>
          <w14:ligatures w14:val="none"/>
        </w:rPr>
      </w:pPr>
      <w:r w:rsidRPr="009C3052">
        <w:rPr>
          <w:rFonts w:eastAsia="Yu Mincho"/>
          <w:b/>
          <w:bCs/>
          <w:kern w:val="0"/>
          <w:lang w:eastAsia="ja-JP"/>
          <w14:ligatures w14:val="none"/>
        </w:rPr>
        <w:t>Resubmission</w:t>
      </w:r>
    </w:p>
    <w:p w14:paraId="29F8C8BD" w14:textId="77777777" w:rsidR="009C3052" w:rsidRPr="009C3052" w:rsidRDefault="009C3052" w:rsidP="005521A6">
      <w:pPr>
        <w:numPr>
          <w:ilvl w:val="0"/>
          <w:numId w:val="34"/>
        </w:numPr>
        <w:spacing w:line="276" w:lineRule="auto"/>
        <w:contextualSpacing/>
        <w:rPr>
          <w:rFonts w:eastAsia="Yu Mincho"/>
          <w:kern w:val="0"/>
          <w:lang w:eastAsia="ja-JP"/>
          <w14:ligatures w14:val="none"/>
        </w:rPr>
      </w:pPr>
      <w:r w:rsidRPr="009C3052">
        <w:rPr>
          <w:rFonts w:eastAsia="Yu Mincho"/>
          <w:kern w:val="0"/>
          <w:lang w:eastAsia="ja-JP"/>
          <w14:ligatures w14:val="none"/>
        </w:rPr>
        <w:t xml:space="preserve">Activity Update and Resubmission: The responsible user </w:t>
      </w:r>
      <w:proofErr w:type="gramStart"/>
      <w:r w:rsidRPr="009C3052">
        <w:rPr>
          <w:rFonts w:eastAsia="Yu Mincho"/>
          <w:kern w:val="0"/>
          <w:lang w:eastAsia="ja-JP"/>
          <w14:ligatures w14:val="none"/>
        </w:rPr>
        <w:t>has the ability to</w:t>
      </w:r>
      <w:proofErr w:type="gramEnd"/>
      <w:r w:rsidRPr="009C3052">
        <w:rPr>
          <w:rFonts w:eastAsia="Yu Mincho"/>
          <w:kern w:val="0"/>
          <w:lang w:eastAsia="ja-JP"/>
          <w14:ligatures w14:val="none"/>
        </w:rPr>
        <w:t xml:space="preserve"> modify the rejected activity according to the feedback provided and submit the updated activity again for approval.</w:t>
      </w:r>
    </w:p>
    <w:p w14:paraId="4839B9F9" w14:textId="77777777" w:rsidR="009C3052" w:rsidRPr="009C3052" w:rsidRDefault="009C3052" w:rsidP="005521A6">
      <w:pPr>
        <w:numPr>
          <w:ilvl w:val="0"/>
          <w:numId w:val="34"/>
        </w:numPr>
        <w:spacing w:line="276" w:lineRule="auto"/>
        <w:contextualSpacing/>
        <w:rPr>
          <w:rFonts w:eastAsia="Yu Mincho"/>
          <w:kern w:val="0"/>
          <w:lang w:eastAsia="ja-JP"/>
          <w14:ligatures w14:val="none"/>
        </w:rPr>
      </w:pPr>
      <w:r w:rsidRPr="009C3052">
        <w:rPr>
          <w:rFonts w:eastAsia="Yu Mincho"/>
          <w:kern w:val="0"/>
          <w:lang w:eastAsia="ja-JP"/>
          <w14:ligatures w14:val="none"/>
        </w:rPr>
        <w:t xml:space="preserve">New Approval Cycle: Each time the activity is resubmitted, a </w:t>
      </w:r>
      <w:proofErr w:type="gramStart"/>
      <w:r w:rsidRPr="009C3052">
        <w:rPr>
          <w:rFonts w:eastAsia="Yu Mincho"/>
          <w:kern w:val="0"/>
          <w:lang w:eastAsia="ja-JP"/>
          <w14:ligatures w14:val="none"/>
        </w:rPr>
        <w:t>brand new</w:t>
      </w:r>
      <w:proofErr w:type="gramEnd"/>
      <w:r w:rsidRPr="009C3052">
        <w:rPr>
          <w:rFonts w:eastAsia="Yu Mincho"/>
          <w:kern w:val="0"/>
          <w:lang w:eastAsia="ja-JP"/>
          <w14:ligatures w14:val="none"/>
        </w:rPr>
        <w:t xml:space="preserve"> approval cycle is initiated, distinct from previous approval attempts.</w:t>
      </w:r>
    </w:p>
    <w:p w14:paraId="69A071F3" w14:textId="77777777" w:rsidR="009C3052" w:rsidRPr="009C3052" w:rsidRDefault="009C3052" w:rsidP="009C3052">
      <w:pPr>
        <w:keepNext/>
        <w:keepLines/>
        <w:spacing w:before="160" w:after="80" w:line="276" w:lineRule="auto"/>
        <w:outlineLvl w:val="1"/>
        <w:rPr>
          <w:rFonts w:eastAsia="Yu Gothic Light"/>
          <w:b/>
          <w:color w:val="0F4761"/>
          <w:kern w:val="0"/>
          <w:sz w:val="24"/>
          <w:szCs w:val="24"/>
          <w:lang w:eastAsia="ja-JP"/>
          <w14:ligatures w14:val="none"/>
        </w:rPr>
      </w:pPr>
      <w:bookmarkStart w:id="19" w:name="_Toc224228506"/>
      <w:r w:rsidRPr="009C3052">
        <w:rPr>
          <w:rFonts w:eastAsia="Yu Gothic Light"/>
          <w:b/>
          <w:color w:val="0F4761"/>
          <w:kern w:val="0"/>
          <w:sz w:val="24"/>
          <w:szCs w:val="24"/>
          <w:lang w:eastAsia="ja-JP"/>
          <w14:ligatures w14:val="none"/>
        </w:rPr>
        <w:t>11. Due Dates, Duration and Progress</w:t>
      </w:r>
      <w:r w:rsidRPr="009C3052">
        <w:rPr>
          <w:rFonts w:eastAsia="Yu Gothic Light"/>
          <w:b/>
          <w:bCs/>
          <w:color w:val="0F4761"/>
          <w:kern w:val="0"/>
          <w:sz w:val="24"/>
          <w:szCs w:val="24"/>
          <w:lang w:eastAsia="ja-JP"/>
          <w14:ligatures w14:val="none"/>
        </w:rPr>
        <w:t xml:space="preserve"> of Activities</w:t>
      </w:r>
      <w:bookmarkEnd w:id="19"/>
      <w:r w:rsidRPr="009C3052">
        <w:rPr>
          <w:rFonts w:eastAsia="Yu Gothic Light"/>
          <w:b/>
          <w:bCs/>
          <w:color w:val="0F4761"/>
          <w:kern w:val="0"/>
          <w:sz w:val="24"/>
          <w:szCs w:val="24"/>
          <w:lang w:eastAsia="ja-JP"/>
          <w14:ligatures w14:val="none"/>
        </w:rPr>
        <w:t xml:space="preserve"> </w:t>
      </w:r>
    </w:p>
    <w:p w14:paraId="4B407814" w14:textId="77777777" w:rsidR="009C3052" w:rsidRPr="009C3052" w:rsidRDefault="009C3052" w:rsidP="009C3052">
      <w:pPr>
        <w:spacing w:line="276" w:lineRule="auto"/>
        <w:rPr>
          <w:rFonts w:eastAsia="Yu Mincho"/>
          <w:b/>
          <w:bCs/>
          <w:kern w:val="0"/>
          <w:lang w:eastAsia="ja-JP"/>
          <w14:ligatures w14:val="none"/>
        </w:rPr>
      </w:pPr>
      <w:r w:rsidRPr="009C3052">
        <w:rPr>
          <w:rFonts w:eastAsia="Yu Mincho"/>
          <w:b/>
          <w:bCs/>
          <w:kern w:val="0"/>
          <w:lang w:eastAsia="ja-JP"/>
          <w14:ligatures w14:val="none"/>
        </w:rPr>
        <w:t>Duration and Due Date Logic</w:t>
      </w:r>
    </w:p>
    <w:p w14:paraId="034B7A53" w14:textId="77777777" w:rsidR="009C3052" w:rsidRPr="009C3052" w:rsidRDefault="009C3052" w:rsidP="005521A6">
      <w:pPr>
        <w:numPr>
          <w:ilvl w:val="0"/>
          <w:numId w:val="35"/>
        </w:numPr>
        <w:spacing w:line="276" w:lineRule="auto"/>
        <w:contextualSpacing/>
        <w:rPr>
          <w:rFonts w:eastAsia="Yu Mincho"/>
          <w:kern w:val="0"/>
          <w:lang w:eastAsia="ja-JP"/>
          <w14:ligatures w14:val="none"/>
        </w:rPr>
      </w:pPr>
      <w:r w:rsidRPr="009C3052">
        <w:rPr>
          <w:rFonts w:eastAsia="Yu Mincho"/>
          <w:kern w:val="0"/>
          <w:lang w:eastAsia="ja-JP"/>
          <w14:ligatures w14:val="none"/>
        </w:rPr>
        <w:t xml:space="preserve">The duration of an activity specifies the expected amount of effort required to complete it. </w:t>
      </w:r>
    </w:p>
    <w:p w14:paraId="01A07A94" w14:textId="77777777" w:rsidR="009C3052" w:rsidRPr="009C3052" w:rsidRDefault="009C3052" w:rsidP="005521A6">
      <w:pPr>
        <w:numPr>
          <w:ilvl w:val="0"/>
          <w:numId w:val="35"/>
        </w:numPr>
        <w:spacing w:line="276" w:lineRule="auto"/>
        <w:contextualSpacing/>
        <w:rPr>
          <w:rFonts w:eastAsia="Yu Mincho"/>
          <w:kern w:val="0"/>
          <w:lang w:eastAsia="ja-JP"/>
          <w14:ligatures w14:val="none"/>
        </w:rPr>
      </w:pPr>
      <w:r w:rsidRPr="009C3052">
        <w:rPr>
          <w:rFonts w:eastAsia="Yu Mincho"/>
          <w:kern w:val="0"/>
          <w:lang w:eastAsia="ja-JP"/>
          <w14:ligatures w14:val="none"/>
        </w:rPr>
        <w:t>The due date</w:t>
      </w:r>
      <w:ins w:id="20" w:author="Retief, Ferdi" w:date="2026-03-16T14:39:00Z">
        <w:r w:rsidRPr="009C3052">
          <w:rPr>
            <w:rFonts w:eastAsia="Yu Mincho"/>
            <w:kern w:val="0"/>
            <w:lang w:eastAsia="ja-JP"/>
            <w14:ligatures w14:val="none"/>
          </w:rPr>
          <w:t>/time</w:t>
        </w:r>
      </w:ins>
      <w:r w:rsidRPr="009C3052">
        <w:rPr>
          <w:rFonts w:eastAsia="Yu Mincho"/>
          <w:kern w:val="0"/>
          <w:lang w:eastAsia="ja-JP"/>
          <w14:ligatures w14:val="none"/>
        </w:rPr>
        <w:t xml:space="preserve"> for an activity is determined by combining its start time with the assigned duration. </w:t>
      </w:r>
    </w:p>
    <w:p w14:paraId="048B2AA2" w14:textId="77777777" w:rsidR="009C3052" w:rsidRPr="009C3052" w:rsidRDefault="009C3052" w:rsidP="005521A6">
      <w:pPr>
        <w:numPr>
          <w:ilvl w:val="0"/>
          <w:numId w:val="35"/>
        </w:numPr>
        <w:spacing w:line="276" w:lineRule="auto"/>
        <w:contextualSpacing/>
        <w:rPr>
          <w:rFonts w:eastAsia="Yu Mincho"/>
          <w:kern w:val="0"/>
          <w:lang w:eastAsia="ja-JP"/>
          <w14:ligatures w14:val="none"/>
        </w:rPr>
      </w:pPr>
      <w:r w:rsidRPr="009C3052">
        <w:rPr>
          <w:rFonts w:eastAsia="Yu Mincho"/>
          <w:kern w:val="0"/>
          <w:lang w:eastAsia="ja-JP"/>
          <w14:ligatures w14:val="none"/>
        </w:rPr>
        <w:t>If either the duration or the due date is updated, the system will automatically recalculate the other value to ensure consistency and accuracy in scheduling.</w:t>
      </w:r>
    </w:p>
    <w:p w14:paraId="69EF2910" w14:textId="77777777" w:rsidR="009C3052" w:rsidRPr="009C3052" w:rsidRDefault="009C3052" w:rsidP="009C3052">
      <w:pPr>
        <w:spacing w:line="276" w:lineRule="auto"/>
        <w:rPr>
          <w:rFonts w:eastAsia="Yu Mincho"/>
          <w:b/>
          <w:bCs/>
          <w:kern w:val="0"/>
          <w:lang w:eastAsia="ja-JP"/>
          <w14:ligatures w14:val="none"/>
        </w:rPr>
      </w:pPr>
      <w:r w:rsidRPr="009C3052">
        <w:rPr>
          <w:rFonts w:eastAsia="Yu Mincho"/>
          <w:b/>
          <w:bCs/>
          <w:kern w:val="0"/>
          <w:lang w:eastAsia="ja-JP"/>
          <w14:ligatures w14:val="none"/>
        </w:rPr>
        <w:t>Progress Calculation</w:t>
      </w:r>
    </w:p>
    <w:p w14:paraId="17073BF0" w14:textId="77777777" w:rsidR="009C3052" w:rsidRPr="009C3052" w:rsidRDefault="009C3052" w:rsidP="005521A6">
      <w:pPr>
        <w:numPr>
          <w:ilvl w:val="0"/>
          <w:numId w:val="36"/>
        </w:numPr>
        <w:spacing w:line="276" w:lineRule="auto"/>
        <w:contextualSpacing/>
        <w:rPr>
          <w:rFonts w:eastAsia="Yu Mincho"/>
          <w:kern w:val="0"/>
          <w:lang w:eastAsia="ja-JP"/>
          <w14:ligatures w14:val="none"/>
        </w:rPr>
      </w:pPr>
      <w:r w:rsidRPr="009C3052">
        <w:rPr>
          <w:rFonts w:eastAsia="Yu Mincho"/>
          <w:kern w:val="0"/>
          <w:lang w:eastAsia="ja-JP"/>
          <w14:ligatures w14:val="none"/>
        </w:rPr>
        <w:t>Workflow progress is measured based on the number of activities that have been completed.</w:t>
      </w:r>
    </w:p>
    <w:p w14:paraId="0B932C2D" w14:textId="77777777" w:rsidR="009C3052" w:rsidRPr="009C3052" w:rsidRDefault="009C3052" w:rsidP="005521A6">
      <w:pPr>
        <w:numPr>
          <w:ilvl w:val="0"/>
          <w:numId w:val="36"/>
        </w:numPr>
        <w:spacing w:line="276" w:lineRule="auto"/>
        <w:contextualSpacing/>
        <w:rPr>
          <w:rFonts w:eastAsia="Yu Mincho"/>
          <w:kern w:val="0"/>
          <w:lang w:eastAsia="ja-JP"/>
          <w14:ligatures w14:val="none"/>
        </w:rPr>
      </w:pPr>
      <w:r w:rsidRPr="009C3052">
        <w:rPr>
          <w:rFonts w:eastAsia="Yu Mincho"/>
          <w:kern w:val="0"/>
          <w:lang w:eastAsia="ja-JP"/>
          <w14:ligatures w14:val="none"/>
        </w:rPr>
        <w:t>Approval activities are counted toward the overall progress only after they have been approved, ensuring that only finalized tasks contribute to workflow advancement.</w:t>
      </w:r>
    </w:p>
    <w:p w14:paraId="2812607D" w14:textId="77777777" w:rsidR="009C3052" w:rsidRPr="009C3052" w:rsidRDefault="009C3052" w:rsidP="009C3052">
      <w:pPr>
        <w:spacing w:line="276" w:lineRule="auto"/>
        <w:rPr>
          <w:rFonts w:eastAsia="Yu Mincho"/>
          <w:kern w:val="0"/>
          <w:lang w:eastAsia="ja-JP"/>
          <w14:ligatures w14:val="none"/>
        </w:rPr>
      </w:pPr>
      <w:proofErr w:type="gramStart"/>
      <w:r w:rsidRPr="009C3052">
        <w:rPr>
          <w:rFonts w:eastAsia="Yu Mincho"/>
          <w:kern w:val="0"/>
          <w:highlight w:val="yellow"/>
          <w:lang w:eastAsia="ja-JP"/>
          <w14:ligatures w14:val="none"/>
        </w:rPr>
        <w:t>Note :</w:t>
      </w:r>
      <w:proofErr w:type="gramEnd"/>
      <w:r w:rsidRPr="009C3052">
        <w:rPr>
          <w:rFonts w:eastAsia="Yu Mincho"/>
          <w:kern w:val="0"/>
          <w:highlight w:val="yellow"/>
          <w:lang w:eastAsia="ja-JP"/>
          <w14:ligatures w14:val="none"/>
        </w:rPr>
        <w:t xml:space="preserve"> Updated VD Screens will be placed soon</w:t>
      </w:r>
    </w:p>
    <w:p w14:paraId="640C6058" w14:textId="77777777" w:rsidR="009C3052" w:rsidRPr="009C3052" w:rsidRDefault="009C3052" w:rsidP="009C3052">
      <w:pPr>
        <w:keepNext/>
        <w:keepLines/>
        <w:spacing w:before="160" w:after="80" w:line="276" w:lineRule="auto"/>
        <w:outlineLvl w:val="1"/>
        <w:rPr>
          <w:rFonts w:eastAsia="Yu Gothic Light"/>
          <w:b/>
          <w:bCs/>
          <w:color w:val="0F4761"/>
          <w:kern w:val="0"/>
          <w:lang w:eastAsia="ja-JP"/>
          <w14:ligatures w14:val="none"/>
        </w:rPr>
      </w:pPr>
      <w:bookmarkStart w:id="21" w:name="_Toc224228507"/>
      <w:r w:rsidRPr="009C3052">
        <w:rPr>
          <w:rFonts w:eastAsia="Yu Gothic Light"/>
          <w:b/>
          <w:bCs/>
          <w:color w:val="0F4761"/>
          <w:kern w:val="0"/>
          <w:lang w:eastAsia="ja-JP"/>
          <w14:ligatures w14:val="none"/>
        </w:rPr>
        <w:t>12. Notifications and Alerts</w:t>
      </w:r>
      <w:bookmarkEnd w:id="21"/>
    </w:p>
    <w:p w14:paraId="49D8EE01" w14:textId="77777777" w:rsidR="009C3052" w:rsidRPr="009C3052" w:rsidRDefault="009C3052" w:rsidP="009C3052">
      <w:pPr>
        <w:spacing w:line="276" w:lineRule="auto"/>
        <w:rPr>
          <w:rFonts w:eastAsia="Yu Mincho"/>
          <w:kern w:val="0"/>
          <w:lang w:eastAsia="ja-JP"/>
          <w14:ligatures w14:val="none"/>
        </w:rPr>
      </w:pPr>
      <w:r w:rsidRPr="009C3052">
        <w:rPr>
          <w:rFonts w:eastAsia="Yu Mincho"/>
          <w:kern w:val="0"/>
          <w:lang w:eastAsia="ja-JP"/>
          <w14:ligatures w14:val="none"/>
        </w:rPr>
        <w:t>The system is designed to generate notifications to keep users informed and prompt timely actions. Notifications are triggered in the following scenarios:</w:t>
      </w:r>
    </w:p>
    <w:p w14:paraId="222F74A2" w14:textId="77777777" w:rsidR="009C3052" w:rsidRPr="009C3052" w:rsidRDefault="009C3052" w:rsidP="005521A6">
      <w:pPr>
        <w:numPr>
          <w:ilvl w:val="0"/>
          <w:numId w:val="37"/>
        </w:numPr>
        <w:spacing w:line="276" w:lineRule="auto"/>
        <w:contextualSpacing/>
        <w:rPr>
          <w:rFonts w:eastAsia="Yu Mincho"/>
          <w:kern w:val="0"/>
          <w:lang w:eastAsia="ja-JP"/>
          <w14:ligatures w14:val="none"/>
        </w:rPr>
      </w:pPr>
      <w:r w:rsidRPr="009C3052">
        <w:rPr>
          <w:rFonts w:eastAsia="Yu Mincho"/>
          <w:kern w:val="0"/>
          <w:lang w:eastAsia="ja-JP"/>
          <w14:ligatures w14:val="none"/>
        </w:rPr>
        <w:t>When a new activity is assigned to a user, the system will send a notification to ensure the assignee is aware of their new responsibility.</w:t>
      </w:r>
    </w:p>
    <w:p w14:paraId="119A1D48" w14:textId="77777777" w:rsidR="009C3052" w:rsidRPr="009C3052" w:rsidRDefault="009C3052" w:rsidP="005521A6">
      <w:pPr>
        <w:numPr>
          <w:ilvl w:val="0"/>
          <w:numId w:val="37"/>
        </w:numPr>
        <w:spacing w:line="276" w:lineRule="auto"/>
        <w:contextualSpacing/>
        <w:rPr>
          <w:rFonts w:eastAsia="Yu Mincho"/>
          <w:kern w:val="0"/>
          <w:lang w:eastAsia="ja-JP"/>
          <w14:ligatures w14:val="none"/>
        </w:rPr>
      </w:pPr>
      <w:r w:rsidRPr="009C3052">
        <w:rPr>
          <w:rFonts w:eastAsia="Yu Mincho"/>
          <w:kern w:val="0"/>
          <w:lang w:eastAsia="ja-JP"/>
          <w14:ligatures w14:val="none"/>
        </w:rPr>
        <w:t>If there are approvals pending action, users will receive notifications prompting them to review and complete the required approval tasks.</w:t>
      </w:r>
    </w:p>
    <w:p w14:paraId="60620FFF" w14:textId="77777777" w:rsidR="009C3052" w:rsidRPr="009C3052" w:rsidRDefault="009C3052" w:rsidP="005521A6">
      <w:pPr>
        <w:numPr>
          <w:ilvl w:val="0"/>
          <w:numId w:val="37"/>
        </w:numPr>
        <w:spacing w:line="276" w:lineRule="auto"/>
        <w:contextualSpacing/>
        <w:rPr>
          <w:rFonts w:eastAsia="Yu Mincho"/>
          <w:kern w:val="0"/>
          <w:lang w:eastAsia="ja-JP"/>
          <w14:ligatures w14:val="none"/>
        </w:rPr>
      </w:pPr>
      <w:r w:rsidRPr="009C3052">
        <w:rPr>
          <w:rFonts w:eastAsia="Yu Mincho"/>
          <w:kern w:val="0"/>
          <w:lang w:eastAsia="ja-JP"/>
          <w14:ligatures w14:val="none"/>
        </w:rPr>
        <w:t>For activities that have become overdue, notifications will be generated to alert users about the missed deadlines and encourage corrective action.</w:t>
      </w:r>
    </w:p>
    <w:p w14:paraId="2D0C965C" w14:textId="77777777" w:rsidR="009C3052" w:rsidRPr="009C3052" w:rsidRDefault="009C3052" w:rsidP="005521A6">
      <w:pPr>
        <w:numPr>
          <w:ilvl w:val="0"/>
          <w:numId w:val="37"/>
        </w:numPr>
        <w:spacing w:line="276" w:lineRule="auto"/>
        <w:contextualSpacing/>
        <w:rPr>
          <w:rFonts w:eastAsia="Yu Mincho"/>
          <w:kern w:val="0"/>
          <w:lang w:eastAsia="ja-JP"/>
          <w14:ligatures w14:val="none"/>
        </w:rPr>
      </w:pPr>
      <w:r w:rsidRPr="009C3052">
        <w:rPr>
          <w:rFonts w:eastAsia="Yu Mincho"/>
          <w:kern w:val="0"/>
          <w:lang w:eastAsia="ja-JP"/>
          <w14:ligatures w14:val="none"/>
        </w:rPr>
        <w:t>For activities that are approved, the user will be notified on the same via email</w:t>
      </w:r>
    </w:p>
    <w:p w14:paraId="56F11067" w14:textId="77777777" w:rsidR="009C3052" w:rsidRPr="009C3052" w:rsidRDefault="009C3052" w:rsidP="005521A6">
      <w:pPr>
        <w:numPr>
          <w:ilvl w:val="0"/>
          <w:numId w:val="37"/>
        </w:numPr>
        <w:spacing w:line="276" w:lineRule="auto"/>
        <w:contextualSpacing/>
        <w:rPr>
          <w:rFonts w:eastAsia="Yu Mincho"/>
          <w:kern w:val="0"/>
          <w:lang w:eastAsia="ja-JP"/>
          <w14:ligatures w14:val="none"/>
        </w:rPr>
      </w:pPr>
      <w:r w:rsidRPr="009C3052">
        <w:rPr>
          <w:rFonts w:eastAsia="Yu Mincho"/>
          <w:kern w:val="0"/>
          <w:lang w:eastAsia="ja-JP"/>
          <w14:ligatures w14:val="none"/>
        </w:rPr>
        <w:t>In cases where activities are rejected or require resubmission, notifications will be sent to inform users of the rejection and the need to resubmit the activity for approval.</w:t>
      </w:r>
    </w:p>
    <w:p w14:paraId="790F161B" w14:textId="77777777" w:rsidR="009C3052" w:rsidRPr="009C3052" w:rsidRDefault="009C3052" w:rsidP="009C3052">
      <w:pPr>
        <w:spacing w:line="276" w:lineRule="auto"/>
        <w:rPr>
          <w:rFonts w:eastAsia="Yu Mincho"/>
          <w:kern w:val="0"/>
          <w:lang w:eastAsia="ja-JP"/>
          <w14:ligatures w14:val="none"/>
        </w:rPr>
      </w:pPr>
      <w:r w:rsidRPr="009C3052">
        <w:rPr>
          <w:rFonts w:eastAsia="Yu Mincho"/>
          <w:kern w:val="0"/>
          <w:lang w:eastAsia="ja-JP"/>
          <w14:ligatures w14:val="none"/>
        </w:rPr>
        <w:t xml:space="preserve">Notifications are typically delivered through email and in app notification </w:t>
      </w:r>
      <w:proofErr w:type="gramStart"/>
      <w:r w:rsidRPr="009C3052">
        <w:rPr>
          <w:rFonts w:eastAsia="Yu Mincho"/>
          <w:kern w:val="0"/>
          <w:lang w:eastAsia="ja-JP"/>
          <w14:ligatures w14:val="none"/>
        </w:rPr>
        <w:t>feature</w:t>
      </w:r>
      <w:proofErr w:type="gramEnd"/>
      <w:r w:rsidRPr="009C3052">
        <w:rPr>
          <w:rFonts w:eastAsia="Yu Mincho"/>
          <w:kern w:val="0"/>
          <w:lang w:eastAsia="ja-JP"/>
          <w14:ligatures w14:val="none"/>
        </w:rPr>
        <w:t xml:space="preserve"> ensuring that recipients receive timely updates regarding their workflow activities and approvals.</w:t>
      </w:r>
    </w:p>
    <w:p w14:paraId="52D01014" w14:textId="77777777" w:rsidR="009C3052" w:rsidRPr="009C3052" w:rsidRDefault="009C3052" w:rsidP="009C3052">
      <w:pPr>
        <w:spacing w:line="276" w:lineRule="auto"/>
        <w:rPr>
          <w:rFonts w:eastAsia="Aptos"/>
        </w:rPr>
      </w:pPr>
    </w:p>
    <w:p w14:paraId="08D5BD43" w14:textId="77777777" w:rsidR="00515C17" w:rsidRPr="0035585E" w:rsidRDefault="00515C17" w:rsidP="0035585E"/>
    <w:sectPr w:rsidR="00515C17" w:rsidRPr="0035585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Retief, Ferdi" w:date="2026-03-16T13:56:00Z" w:initials="FR">
    <w:p w14:paraId="1791B2A7" w14:textId="77777777" w:rsidR="009C3052" w:rsidRDefault="009C3052" w:rsidP="009C3052">
      <w:pPr>
        <w:pStyle w:val="CommentText"/>
      </w:pPr>
      <w:r>
        <w:rPr>
          <w:rStyle w:val="CommentReference"/>
        </w:rPr>
        <w:annotationRef/>
      </w:r>
      <w:r>
        <w:t>This has some technical implications especially if a user has their My Activities open and does not refresh - we will need to investigate something like SignalR to update the status without the need for a refresh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91B2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2A13A3" w16cex:dateUtc="2026-03-17T12: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91B2A7" w16cid:durableId="192A13A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25E2"/>
    <w:multiLevelType w:val="hybridMultilevel"/>
    <w:tmpl w:val="015EC4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0DFC2A6D"/>
    <w:multiLevelType w:val="multilevel"/>
    <w:tmpl w:val="892C0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36608"/>
    <w:multiLevelType w:val="multilevel"/>
    <w:tmpl w:val="F6002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56E9E"/>
    <w:multiLevelType w:val="multilevel"/>
    <w:tmpl w:val="C17C2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35C87"/>
    <w:multiLevelType w:val="multilevel"/>
    <w:tmpl w:val="26D6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9659B"/>
    <w:multiLevelType w:val="hybridMultilevel"/>
    <w:tmpl w:val="575A77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66977AF"/>
    <w:multiLevelType w:val="multilevel"/>
    <w:tmpl w:val="8C180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31225"/>
    <w:multiLevelType w:val="multilevel"/>
    <w:tmpl w:val="B66CD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511F5"/>
    <w:multiLevelType w:val="hybridMultilevel"/>
    <w:tmpl w:val="1E646B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D7410AD"/>
    <w:multiLevelType w:val="hybridMultilevel"/>
    <w:tmpl w:val="E014E8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DAB5B0B"/>
    <w:multiLevelType w:val="hybridMultilevel"/>
    <w:tmpl w:val="1F5EB9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091070C"/>
    <w:multiLevelType w:val="multilevel"/>
    <w:tmpl w:val="045CB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763F1"/>
    <w:multiLevelType w:val="hybridMultilevel"/>
    <w:tmpl w:val="B8AE67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E60605B"/>
    <w:multiLevelType w:val="hybridMultilevel"/>
    <w:tmpl w:val="9BC086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00A29F4"/>
    <w:multiLevelType w:val="multilevel"/>
    <w:tmpl w:val="021C3D7E"/>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321224F8"/>
    <w:multiLevelType w:val="hybridMultilevel"/>
    <w:tmpl w:val="D1F41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21F0B0E"/>
    <w:multiLevelType w:val="hybridMultilevel"/>
    <w:tmpl w:val="82AA31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3F03A57"/>
    <w:multiLevelType w:val="multilevel"/>
    <w:tmpl w:val="C35E6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6789F"/>
    <w:multiLevelType w:val="hybridMultilevel"/>
    <w:tmpl w:val="71E84F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864005F"/>
    <w:multiLevelType w:val="hybridMultilevel"/>
    <w:tmpl w:val="BE80D8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8AF4B87"/>
    <w:multiLevelType w:val="multilevel"/>
    <w:tmpl w:val="9A566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030FDF"/>
    <w:multiLevelType w:val="multilevel"/>
    <w:tmpl w:val="61767D36"/>
    <w:lvl w:ilvl="0">
      <w:numFmt w:val="decimal"/>
      <w:lvlText w:val=""/>
      <w:lvlJc w:val="left"/>
      <w:pPr>
        <w:tabs>
          <w:tab w:val="num" w:pos="450"/>
        </w:tabs>
        <w:ind w:left="450" w:hanging="360"/>
      </w:pPr>
      <w:rPr>
        <w:rFonts w:ascii="Symbol" w:hAnsi="Symbol" w:hint="default"/>
        <w:sz w:val="20"/>
      </w:rPr>
    </w:lvl>
    <w:lvl w:ilvl="1">
      <w:start w:val="6"/>
      <w:numFmt w:val="decimal"/>
      <w:lvlText w:val="%2."/>
      <w:lvlJc w:val="left"/>
      <w:pPr>
        <w:ind w:left="360" w:hanging="360"/>
      </w:pPr>
    </w:lvl>
    <w:lvl w:ilvl="2">
      <w:numFmt w:val="decimal"/>
      <w:lvlText w:val=""/>
      <w:lvlJc w:val="left"/>
      <w:pPr>
        <w:tabs>
          <w:tab w:val="num" w:pos="2160"/>
        </w:tabs>
        <w:ind w:left="2160" w:hanging="360"/>
      </w:pPr>
      <w:rPr>
        <w:rFonts w:ascii="Wingdings" w:hAnsi="Wingdings" w:hint="default"/>
        <w:sz w:val="20"/>
      </w:rPr>
    </w:lvl>
    <w:lvl w:ilvl="3">
      <w:numFmt w:val="decimal"/>
      <w:lvlText w:val=""/>
      <w:lvlJc w:val="left"/>
      <w:pPr>
        <w:tabs>
          <w:tab w:val="num" w:pos="2880"/>
        </w:tabs>
        <w:ind w:left="2880" w:hanging="360"/>
      </w:pPr>
      <w:rPr>
        <w:rFonts w:ascii="Wingdings" w:hAnsi="Wingdings" w:hint="default"/>
        <w:sz w:val="20"/>
      </w:rPr>
    </w:lvl>
    <w:lvl w:ilvl="4">
      <w:numFmt w:val="decimal"/>
      <w:lvlText w:val=""/>
      <w:lvlJc w:val="left"/>
      <w:pPr>
        <w:tabs>
          <w:tab w:val="num" w:pos="3600"/>
        </w:tabs>
        <w:ind w:left="3600" w:hanging="360"/>
      </w:pPr>
      <w:rPr>
        <w:rFonts w:ascii="Wingdings" w:hAnsi="Wingdings" w:hint="default"/>
        <w:sz w:val="20"/>
      </w:rPr>
    </w:lvl>
    <w:lvl w:ilvl="5">
      <w:numFmt w:val="decimal"/>
      <w:lvlText w:val=""/>
      <w:lvlJc w:val="left"/>
      <w:pPr>
        <w:tabs>
          <w:tab w:val="num" w:pos="4320"/>
        </w:tabs>
        <w:ind w:left="4320" w:hanging="360"/>
      </w:pPr>
      <w:rPr>
        <w:rFonts w:ascii="Wingdings" w:hAnsi="Wingdings" w:hint="default"/>
        <w:sz w:val="20"/>
      </w:rPr>
    </w:lvl>
    <w:lvl w:ilvl="6">
      <w:numFmt w:val="decimal"/>
      <w:lvlText w:val=""/>
      <w:lvlJc w:val="left"/>
      <w:pPr>
        <w:tabs>
          <w:tab w:val="num" w:pos="5040"/>
        </w:tabs>
        <w:ind w:left="5040" w:hanging="360"/>
      </w:pPr>
      <w:rPr>
        <w:rFonts w:ascii="Wingdings" w:hAnsi="Wingdings" w:hint="default"/>
        <w:sz w:val="20"/>
      </w:rPr>
    </w:lvl>
    <w:lvl w:ilvl="7">
      <w:numFmt w:val="decimal"/>
      <w:lvlText w:val=""/>
      <w:lvlJc w:val="left"/>
      <w:pPr>
        <w:tabs>
          <w:tab w:val="num" w:pos="5760"/>
        </w:tabs>
        <w:ind w:left="5760" w:hanging="360"/>
      </w:pPr>
      <w:rPr>
        <w:rFonts w:ascii="Wingdings" w:hAnsi="Wingdings" w:hint="default"/>
        <w:sz w:val="20"/>
      </w:rPr>
    </w:lvl>
    <w:lvl w:ilvl="8">
      <w:numFmt w:val="decimal"/>
      <w:lvlText w:val=""/>
      <w:lvlJc w:val="left"/>
      <w:pPr>
        <w:tabs>
          <w:tab w:val="num" w:pos="6480"/>
        </w:tabs>
        <w:ind w:left="6480" w:hanging="360"/>
      </w:pPr>
      <w:rPr>
        <w:rFonts w:ascii="Wingdings" w:hAnsi="Wingdings" w:hint="default"/>
        <w:sz w:val="20"/>
      </w:rPr>
    </w:lvl>
  </w:abstractNum>
  <w:abstractNum w:abstractNumId="22" w15:restartNumberingAfterBreak="0">
    <w:nsid w:val="3C7C3391"/>
    <w:multiLevelType w:val="hybridMultilevel"/>
    <w:tmpl w:val="1F729C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E2A0FFA"/>
    <w:multiLevelType w:val="hybridMultilevel"/>
    <w:tmpl w:val="31B081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2475A01"/>
    <w:multiLevelType w:val="hybridMultilevel"/>
    <w:tmpl w:val="4B8003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377606D"/>
    <w:multiLevelType w:val="multilevel"/>
    <w:tmpl w:val="05585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DB7BEA"/>
    <w:multiLevelType w:val="multilevel"/>
    <w:tmpl w:val="06E0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1179CD"/>
    <w:multiLevelType w:val="hybridMultilevel"/>
    <w:tmpl w:val="F8AA2A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A172B71"/>
    <w:multiLevelType w:val="multilevel"/>
    <w:tmpl w:val="F6EA075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4A684949"/>
    <w:multiLevelType w:val="multilevel"/>
    <w:tmpl w:val="258E469C"/>
    <w:lvl w:ilvl="0">
      <w:start w:val="1"/>
      <w:numFmt w:val="decimal"/>
      <w:lvlText w:val="%1."/>
      <w:lvlJc w:val="lef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0017C3"/>
    <w:multiLevelType w:val="multilevel"/>
    <w:tmpl w:val="CE0E8C4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1980"/>
        </w:tabs>
        <w:ind w:left="1980" w:hanging="360"/>
      </w:pPr>
      <w:rPr>
        <w:rFonts w:ascii="Courier New" w:hAnsi="Courier New" w:cs="Times New Roman"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start w:val="1"/>
      <w:numFmt w:val="bullet"/>
      <w:lvlText w:val=""/>
      <w:lvlJc w:val="left"/>
      <w:pPr>
        <w:tabs>
          <w:tab w:val="num" w:pos="5400"/>
        </w:tabs>
        <w:ind w:left="5400" w:hanging="360"/>
      </w:pPr>
      <w:rPr>
        <w:rFonts w:ascii="Wingdings" w:hAnsi="Wingdings" w:hint="default"/>
        <w:sz w:val="20"/>
      </w:rPr>
    </w:lvl>
    <w:lvl w:ilvl="6">
      <w:start w:val="1"/>
      <w:numFmt w:val="bullet"/>
      <w:lvlText w:val=""/>
      <w:lvlJc w:val="left"/>
      <w:pPr>
        <w:tabs>
          <w:tab w:val="num" w:pos="6120"/>
        </w:tabs>
        <w:ind w:left="6120" w:hanging="360"/>
      </w:pPr>
      <w:rPr>
        <w:rFonts w:ascii="Wingdings" w:hAnsi="Wingdings" w:hint="default"/>
        <w:sz w:val="20"/>
      </w:rPr>
    </w:lvl>
    <w:lvl w:ilvl="7">
      <w:start w:val="1"/>
      <w:numFmt w:val="bullet"/>
      <w:lvlText w:val=""/>
      <w:lvlJc w:val="left"/>
      <w:pPr>
        <w:tabs>
          <w:tab w:val="num" w:pos="6840"/>
        </w:tabs>
        <w:ind w:left="6840" w:hanging="360"/>
      </w:pPr>
      <w:rPr>
        <w:rFonts w:ascii="Wingdings" w:hAnsi="Wingdings" w:hint="default"/>
        <w:sz w:val="20"/>
      </w:rPr>
    </w:lvl>
    <w:lvl w:ilvl="8">
      <w:start w:val="1"/>
      <w:numFmt w:val="bullet"/>
      <w:lvlText w:val=""/>
      <w:lvlJc w:val="left"/>
      <w:pPr>
        <w:tabs>
          <w:tab w:val="num" w:pos="7560"/>
        </w:tabs>
        <w:ind w:left="7560" w:hanging="360"/>
      </w:pPr>
      <w:rPr>
        <w:rFonts w:ascii="Wingdings" w:hAnsi="Wingdings" w:hint="default"/>
        <w:sz w:val="20"/>
      </w:rPr>
    </w:lvl>
  </w:abstractNum>
  <w:abstractNum w:abstractNumId="31" w15:restartNumberingAfterBreak="0">
    <w:nsid w:val="547B3A3B"/>
    <w:multiLevelType w:val="multilevel"/>
    <w:tmpl w:val="6FB4D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7C65BB"/>
    <w:multiLevelType w:val="multilevel"/>
    <w:tmpl w:val="26D63F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661F08E7"/>
    <w:multiLevelType w:val="multilevel"/>
    <w:tmpl w:val="73A64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5D51E2"/>
    <w:multiLevelType w:val="hybridMultilevel"/>
    <w:tmpl w:val="92A899F2"/>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35" w15:restartNumberingAfterBreak="0">
    <w:nsid w:val="67B71D44"/>
    <w:multiLevelType w:val="multilevel"/>
    <w:tmpl w:val="F1CE1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FA6115"/>
    <w:multiLevelType w:val="hybridMultilevel"/>
    <w:tmpl w:val="2BD2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6C6C3CEC"/>
    <w:multiLevelType w:val="multilevel"/>
    <w:tmpl w:val="BC0E1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7024C3"/>
    <w:multiLevelType w:val="multilevel"/>
    <w:tmpl w:val="F43C5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AE5002"/>
    <w:multiLevelType w:val="multilevel"/>
    <w:tmpl w:val="6748A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8E0388"/>
    <w:multiLevelType w:val="multilevel"/>
    <w:tmpl w:val="CE0E8C4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94935254">
    <w:abstractNumId w:val="19"/>
  </w:num>
  <w:num w:numId="2" w16cid:durableId="32926049">
    <w:abstractNumId w:val="17"/>
  </w:num>
  <w:num w:numId="3" w16cid:durableId="152139382">
    <w:abstractNumId w:val="37"/>
  </w:num>
  <w:num w:numId="4" w16cid:durableId="1968242939">
    <w:abstractNumId w:val="13"/>
  </w:num>
  <w:num w:numId="5" w16cid:durableId="193932531">
    <w:abstractNumId w:val="11"/>
  </w:num>
  <w:num w:numId="6" w16cid:durableId="132254003">
    <w:abstractNumId w:val="3"/>
  </w:num>
  <w:num w:numId="7" w16cid:durableId="1871259324">
    <w:abstractNumId w:val="20"/>
  </w:num>
  <w:num w:numId="8" w16cid:durableId="126552607">
    <w:abstractNumId w:val="38"/>
  </w:num>
  <w:num w:numId="9" w16cid:durableId="662899146">
    <w:abstractNumId w:val="31"/>
  </w:num>
  <w:num w:numId="10" w16cid:durableId="19859101">
    <w:abstractNumId w:val="36"/>
  </w:num>
  <w:num w:numId="11" w16cid:durableId="1766029302">
    <w:abstractNumId w:val="6"/>
  </w:num>
  <w:num w:numId="12" w16cid:durableId="250745836">
    <w:abstractNumId w:val="1"/>
  </w:num>
  <w:num w:numId="13" w16cid:durableId="1965768364">
    <w:abstractNumId w:val="33"/>
  </w:num>
  <w:num w:numId="14" w16cid:durableId="1031228575">
    <w:abstractNumId w:val="39"/>
  </w:num>
  <w:num w:numId="15" w16cid:durableId="747189142">
    <w:abstractNumId w:val="2"/>
  </w:num>
  <w:num w:numId="16" w16cid:durableId="810706136">
    <w:abstractNumId w:val="35"/>
  </w:num>
  <w:num w:numId="17" w16cid:durableId="428350220">
    <w:abstractNumId w:val="23"/>
  </w:num>
  <w:num w:numId="18" w16cid:durableId="865098384">
    <w:abstractNumId w:val="15"/>
  </w:num>
  <w:num w:numId="19" w16cid:durableId="66415824">
    <w:abstractNumId w:val="28"/>
  </w:num>
  <w:num w:numId="20" w16cid:durableId="1325357144">
    <w:abstractNumId w:val="25"/>
  </w:num>
  <w:num w:numId="21" w16cid:durableId="2145417749">
    <w:abstractNumId w:val="24"/>
  </w:num>
  <w:num w:numId="22" w16cid:durableId="841579070">
    <w:abstractNumId w:val="22"/>
  </w:num>
  <w:num w:numId="23" w16cid:durableId="473789734">
    <w:abstractNumId w:val="30"/>
  </w:num>
  <w:num w:numId="24" w16cid:durableId="1968704128">
    <w:abstractNumId w:val="34"/>
  </w:num>
  <w:num w:numId="25" w16cid:durableId="2031029330">
    <w:abstractNumId w:val="14"/>
  </w:num>
  <w:num w:numId="26" w16cid:durableId="1178695166">
    <w:abstractNumId w:val="40"/>
  </w:num>
  <w:num w:numId="27" w16cid:durableId="121074733">
    <w:abstractNumId w:val="8"/>
  </w:num>
  <w:num w:numId="28" w16cid:durableId="43913341">
    <w:abstractNumId w:val="0"/>
  </w:num>
  <w:num w:numId="29" w16cid:durableId="579414071">
    <w:abstractNumId w:val="7"/>
  </w:num>
  <w:num w:numId="30" w16cid:durableId="1572041063">
    <w:abstractNumId w:val="21"/>
    <w:lvlOverride w:ilvl="0"/>
    <w:lvlOverride w:ilvl="1">
      <w:startOverride w:val="6"/>
    </w:lvlOverride>
    <w:lvlOverride w:ilvl="2"/>
    <w:lvlOverride w:ilvl="3"/>
    <w:lvlOverride w:ilvl="4"/>
    <w:lvlOverride w:ilvl="5"/>
    <w:lvlOverride w:ilvl="6"/>
    <w:lvlOverride w:ilvl="7"/>
    <w:lvlOverride w:ilvl="8"/>
  </w:num>
  <w:num w:numId="31" w16cid:durableId="348608866">
    <w:abstractNumId w:val="18"/>
  </w:num>
  <w:num w:numId="32" w16cid:durableId="892152494">
    <w:abstractNumId w:val="9"/>
  </w:num>
  <w:num w:numId="33" w16cid:durableId="727994086">
    <w:abstractNumId w:val="12"/>
  </w:num>
  <w:num w:numId="34" w16cid:durableId="271985841">
    <w:abstractNumId w:val="5"/>
  </w:num>
  <w:num w:numId="35" w16cid:durableId="397288141">
    <w:abstractNumId w:val="16"/>
  </w:num>
  <w:num w:numId="36" w16cid:durableId="1426413610">
    <w:abstractNumId w:val="10"/>
  </w:num>
  <w:num w:numId="37" w16cid:durableId="916208940">
    <w:abstractNumId w:val="27"/>
  </w:num>
  <w:num w:numId="38" w16cid:durableId="979964485">
    <w:abstractNumId w:val="26"/>
  </w:num>
  <w:num w:numId="39" w16cid:durableId="214968143">
    <w:abstractNumId w:val="32"/>
  </w:num>
  <w:num w:numId="40" w16cid:durableId="1184594505">
    <w:abstractNumId w:val="29"/>
  </w:num>
  <w:num w:numId="41" w16cid:durableId="2091659483">
    <w:abstractNumId w:val="4"/>
  </w:num>
  <w:num w:numId="42" w16cid:durableId="1370187169">
    <w:abstractNumId w:val="0"/>
  </w:num>
  <w:numIdMacAtCleanup w:val="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tief, Ferdi">
    <w15:presenceInfo w15:providerId="AD" w15:userId="S::ferdi.retief@accenture.com::974286d5-791f-4882-b2f6-5b4272fec4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35D"/>
    <w:rsid w:val="00017376"/>
    <w:rsid w:val="00036DD0"/>
    <w:rsid w:val="0004094F"/>
    <w:rsid w:val="000E1DE1"/>
    <w:rsid w:val="001231C8"/>
    <w:rsid w:val="00125BAD"/>
    <w:rsid w:val="001349E3"/>
    <w:rsid w:val="00137F43"/>
    <w:rsid w:val="00146ED7"/>
    <w:rsid w:val="001B2481"/>
    <w:rsid w:val="001C4910"/>
    <w:rsid w:val="001D7CD7"/>
    <w:rsid w:val="002036BC"/>
    <w:rsid w:val="00211BAF"/>
    <w:rsid w:val="00235CC6"/>
    <w:rsid w:val="0023750B"/>
    <w:rsid w:val="00292828"/>
    <w:rsid w:val="00293F0C"/>
    <w:rsid w:val="002B7779"/>
    <w:rsid w:val="00300DF1"/>
    <w:rsid w:val="0030391B"/>
    <w:rsid w:val="00312A0A"/>
    <w:rsid w:val="00330F1C"/>
    <w:rsid w:val="003364DA"/>
    <w:rsid w:val="003431A7"/>
    <w:rsid w:val="00351DA6"/>
    <w:rsid w:val="0035585E"/>
    <w:rsid w:val="003843F3"/>
    <w:rsid w:val="0039517F"/>
    <w:rsid w:val="003C06A9"/>
    <w:rsid w:val="003D731F"/>
    <w:rsid w:val="003E3BB1"/>
    <w:rsid w:val="003E61C7"/>
    <w:rsid w:val="00403DE4"/>
    <w:rsid w:val="004141E5"/>
    <w:rsid w:val="00431992"/>
    <w:rsid w:val="00432D19"/>
    <w:rsid w:val="00453581"/>
    <w:rsid w:val="00454A5D"/>
    <w:rsid w:val="004678DF"/>
    <w:rsid w:val="00495AEA"/>
    <w:rsid w:val="004975B6"/>
    <w:rsid w:val="004E1F8C"/>
    <w:rsid w:val="00500EF0"/>
    <w:rsid w:val="00506720"/>
    <w:rsid w:val="00515C17"/>
    <w:rsid w:val="005318A4"/>
    <w:rsid w:val="0055089E"/>
    <w:rsid w:val="005521A6"/>
    <w:rsid w:val="00565F98"/>
    <w:rsid w:val="0058712E"/>
    <w:rsid w:val="005C6959"/>
    <w:rsid w:val="005C7377"/>
    <w:rsid w:val="005E2822"/>
    <w:rsid w:val="00631FD4"/>
    <w:rsid w:val="00644ED7"/>
    <w:rsid w:val="00651BC7"/>
    <w:rsid w:val="00653988"/>
    <w:rsid w:val="0065575D"/>
    <w:rsid w:val="0067752C"/>
    <w:rsid w:val="006B6B2C"/>
    <w:rsid w:val="006C6954"/>
    <w:rsid w:val="00755FEB"/>
    <w:rsid w:val="007D1931"/>
    <w:rsid w:val="007E6B91"/>
    <w:rsid w:val="00807CF1"/>
    <w:rsid w:val="00820762"/>
    <w:rsid w:val="00833BCF"/>
    <w:rsid w:val="0086167A"/>
    <w:rsid w:val="00876286"/>
    <w:rsid w:val="008805D5"/>
    <w:rsid w:val="00890EC8"/>
    <w:rsid w:val="00893C78"/>
    <w:rsid w:val="008E4480"/>
    <w:rsid w:val="009017E4"/>
    <w:rsid w:val="0098664A"/>
    <w:rsid w:val="009C3052"/>
    <w:rsid w:val="009C554A"/>
    <w:rsid w:val="009E116A"/>
    <w:rsid w:val="009E5B05"/>
    <w:rsid w:val="00A164F8"/>
    <w:rsid w:val="00A30CBC"/>
    <w:rsid w:val="00A3684B"/>
    <w:rsid w:val="00A52D07"/>
    <w:rsid w:val="00A617E6"/>
    <w:rsid w:val="00A70A93"/>
    <w:rsid w:val="00A73B98"/>
    <w:rsid w:val="00AB1188"/>
    <w:rsid w:val="00AC0726"/>
    <w:rsid w:val="00AF61C1"/>
    <w:rsid w:val="00B25339"/>
    <w:rsid w:val="00B322DC"/>
    <w:rsid w:val="00B47367"/>
    <w:rsid w:val="00B6482F"/>
    <w:rsid w:val="00B75109"/>
    <w:rsid w:val="00B8017E"/>
    <w:rsid w:val="00B9078B"/>
    <w:rsid w:val="00BA2729"/>
    <w:rsid w:val="00BB5B2A"/>
    <w:rsid w:val="00C21BDC"/>
    <w:rsid w:val="00C27BFE"/>
    <w:rsid w:val="00C347BF"/>
    <w:rsid w:val="00C80E03"/>
    <w:rsid w:val="00C83666"/>
    <w:rsid w:val="00CA135D"/>
    <w:rsid w:val="00CA6034"/>
    <w:rsid w:val="00CD6D76"/>
    <w:rsid w:val="00CD751D"/>
    <w:rsid w:val="00D4061E"/>
    <w:rsid w:val="00D4669A"/>
    <w:rsid w:val="00D57E73"/>
    <w:rsid w:val="00D849AD"/>
    <w:rsid w:val="00DA7E38"/>
    <w:rsid w:val="00DB125D"/>
    <w:rsid w:val="00DB4CBF"/>
    <w:rsid w:val="00E543F7"/>
    <w:rsid w:val="00E97052"/>
    <w:rsid w:val="00EA0A24"/>
    <w:rsid w:val="00EC40AF"/>
    <w:rsid w:val="00ED4920"/>
    <w:rsid w:val="00F073C7"/>
    <w:rsid w:val="00F26B87"/>
    <w:rsid w:val="00F51B94"/>
    <w:rsid w:val="00F727E3"/>
    <w:rsid w:val="00F82231"/>
    <w:rsid w:val="00F83C2E"/>
    <w:rsid w:val="00F86392"/>
    <w:rsid w:val="00F9709D"/>
    <w:rsid w:val="00FD63A1"/>
    <w:rsid w:val="00FE66C0"/>
    <w:rsid w:val="00FE7741"/>
    <w:rsid w:val="00FF7B29"/>
    <w:rsid w:val="436AE195"/>
    <w:rsid w:val="5E785C6C"/>
    <w:rsid w:val="6273505D"/>
    <w:rsid w:val="68FDD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2C083"/>
  <w15:chartTrackingRefBased/>
  <w15:docId w15:val="{C8024A15-8638-4DB1-BD39-7131191C6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1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135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35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A135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A135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135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135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135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135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35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A135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A135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135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135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135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1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35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35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A135D"/>
    <w:pPr>
      <w:spacing w:before="160"/>
      <w:jc w:val="center"/>
    </w:pPr>
    <w:rPr>
      <w:i/>
      <w:iCs/>
      <w:color w:val="404040" w:themeColor="text1" w:themeTint="BF"/>
    </w:rPr>
  </w:style>
  <w:style w:type="character" w:customStyle="1" w:styleId="QuoteChar">
    <w:name w:val="Quote Char"/>
    <w:basedOn w:val="DefaultParagraphFont"/>
    <w:link w:val="Quote"/>
    <w:uiPriority w:val="29"/>
    <w:rsid w:val="00CA135D"/>
    <w:rPr>
      <w:i/>
      <w:iCs/>
      <w:color w:val="404040" w:themeColor="text1" w:themeTint="BF"/>
    </w:rPr>
  </w:style>
  <w:style w:type="paragraph" w:styleId="ListParagraph">
    <w:name w:val="List Paragraph"/>
    <w:basedOn w:val="Normal"/>
    <w:uiPriority w:val="34"/>
    <w:qFormat/>
    <w:rsid w:val="00CA135D"/>
    <w:pPr>
      <w:ind w:left="720"/>
      <w:contextualSpacing/>
    </w:pPr>
  </w:style>
  <w:style w:type="character" w:styleId="IntenseEmphasis">
    <w:name w:val="Intense Emphasis"/>
    <w:basedOn w:val="DefaultParagraphFont"/>
    <w:uiPriority w:val="21"/>
    <w:qFormat/>
    <w:rsid w:val="00CA135D"/>
    <w:rPr>
      <w:i/>
      <w:iCs/>
      <w:color w:val="0F4761" w:themeColor="accent1" w:themeShade="BF"/>
    </w:rPr>
  </w:style>
  <w:style w:type="paragraph" w:styleId="IntenseQuote">
    <w:name w:val="Intense Quote"/>
    <w:basedOn w:val="Normal"/>
    <w:next w:val="Normal"/>
    <w:link w:val="IntenseQuoteChar"/>
    <w:uiPriority w:val="30"/>
    <w:qFormat/>
    <w:rsid w:val="00CA1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35D"/>
    <w:rPr>
      <w:i/>
      <w:iCs/>
      <w:color w:val="0F4761" w:themeColor="accent1" w:themeShade="BF"/>
    </w:rPr>
  </w:style>
  <w:style w:type="character" w:styleId="IntenseReference">
    <w:name w:val="Intense Reference"/>
    <w:basedOn w:val="DefaultParagraphFont"/>
    <w:uiPriority w:val="32"/>
    <w:qFormat/>
    <w:rsid w:val="00CA135D"/>
    <w:rPr>
      <w:b/>
      <w:bCs/>
      <w:smallCaps/>
      <w:color w:val="0F4761" w:themeColor="accent1" w:themeShade="BF"/>
      <w:spacing w:val="5"/>
    </w:rPr>
  </w:style>
  <w:style w:type="paragraph" w:styleId="CommentText">
    <w:name w:val="annotation text"/>
    <w:basedOn w:val="Normal"/>
    <w:link w:val="CommentTextChar"/>
    <w:uiPriority w:val="99"/>
    <w:semiHidden/>
    <w:unhideWhenUsed/>
    <w:rsid w:val="00FE7741"/>
    <w:pPr>
      <w:spacing w:line="240" w:lineRule="auto"/>
    </w:pPr>
    <w:rPr>
      <w:rFonts w:eastAsia="Calibri" w:cs="Arial"/>
      <w:kern w:val="0"/>
      <w:sz w:val="20"/>
      <w:szCs w:val="20"/>
      <w14:ligatures w14:val="none"/>
    </w:rPr>
  </w:style>
  <w:style w:type="character" w:customStyle="1" w:styleId="CommentTextChar">
    <w:name w:val="Comment Text Char"/>
    <w:basedOn w:val="DefaultParagraphFont"/>
    <w:link w:val="CommentText"/>
    <w:uiPriority w:val="99"/>
    <w:semiHidden/>
    <w:rsid w:val="00FE7741"/>
    <w:rPr>
      <w:rFonts w:eastAsia="Calibri" w:cs="Arial"/>
      <w:kern w:val="0"/>
      <w:sz w:val="20"/>
      <w:szCs w:val="20"/>
      <w14:ligatures w14:val="none"/>
    </w:rPr>
  </w:style>
  <w:style w:type="character" w:styleId="CommentReference">
    <w:name w:val="annotation reference"/>
    <w:basedOn w:val="DefaultParagraphFont"/>
    <w:uiPriority w:val="99"/>
    <w:semiHidden/>
    <w:unhideWhenUsed/>
    <w:rsid w:val="00FE7741"/>
    <w:rPr>
      <w:sz w:val="16"/>
      <w:szCs w:val="16"/>
    </w:rPr>
  </w:style>
  <w:style w:type="table" w:customStyle="1" w:styleId="GridTable4-Accent41">
    <w:name w:val="Grid Table 4 - Accent 41"/>
    <w:basedOn w:val="TableNormal"/>
    <w:uiPriority w:val="49"/>
    <w:rsid w:val="00FE7741"/>
    <w:pPr>
      <w:spacing w:after="0" w:line="240" w:lineRule="auto"/>
    </w:pPr>
    <w:rPr>
      <w:rFonts w:eastAsia="Aptos"/>
      <w:lang w:eastAsia="ja-JP"/>
    </w:rPr>
    <w:tblPr>
      <w:tblStyleRowBandSize w:val="1"/>
      <w:tblStyleColBandSize w:val="1"/>
      <w:tblInd w:w="0" w:type="nil"/>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insideH w:val="nil"/>
          <w:insideV w:val="nil"/>
        </w:tcBorders>
        <w:shd w:val="clear" w:color="auto" w:fill="0F9ED5"/>
      </w:tcPr>
    </w:tblStylePr>
    <w:tblStylePr w:type="lastRow">
      <w:rPr>
        <w:b/>
        <w:bCs/>
      </w:rPr>
      <w:tblPr/>
      <w:tcPr>
        <w:tcBorders>
          <w:top w:val="doub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character" w:styleId="Mention">
    <w:name w:val="Mention"/>
    <w:basedOn w:val="DefaultParagraphFont"/>
    <w:uiPriority w:val="99"/>
    <w:unhideWhenUsed/>
    <w:rsid w:val="00FE774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png"/><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comments" Target="comments.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111C2C6F2FC704EB7357E51834B3BC5" ma:contentTypeVersion="8" ma:contentTypeDescription="Create a new document." ma:contentTypeScope="" ma:versionID="6e0bcfe7efe58eb17b6ff768c9946dd7">
  <xsd:schema xmlns:xsd="http://www.w3.org/2001/XMLSchema" xmlns:xs="http://www.w3.org/2001/XMLSchema" xmlns:p="http://schemas.microsoft.com/office/2006/metadata/properties" xmlns:ns2="1b1ab12d-044e-4288-a58e-4046a175aee2" targetNamespace="http://schemas.microsoft.com/office/2006/metadata/properties" ma:root="true" ma:fieldsID="08af813a154bb6d0844ba6cce98d4f9d" ns2:_="">
    <xsd:import namespace="1b1ab12d-044e-4288-a58e-4046a175ae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1ab12d-044e-4288-a58e-4046a175ae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0219AC-F0CA-4819-B910-5274BC352DD9}">
  <ds:schemaRefs>
    <ds:schemaRef ds:uri="http://schemas.microsoft.com/sharepoint/v3/contenttype/forms"/>
  </ds:schemaRefs>
</ds:datastoreItem>
</file>

<file path=customXml/itemProps2.xml><?xml version="1.0" encoding="utf-8"?>
<ds:datastoreItem xmlns:ds="http://schemas.openxmlformats.org/officeDocument/2006/customXml" ds:itemID="{8F6DB4C7-2539-4323-84E0-CF0E60A62E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1ab12d-044e-4288-a58e-4046a175ae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BA6ACB-C425-476E-AA66-84226BE61565}">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42</TotalTime>
  <Pages>1</Pages>
  <Words>3525</Words>
  <Characters>20096</Characters>
  <Application>Microsoft Office Word</Application>
  <DocSecurity>4</DocSecurity>
  <Lines>167</Lines>
  <Paragraphs>47</Paragraphs>
  <ScaleCrop>false</ScaleCrop>
  <Company/>
  <LinksUpToDate>false</LinksUpToDate>
  <CharactersWithSpaces>23574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R, Pradeep R</dc:creator>
  <cp:keywords/>
  <dc:description/>
  <cp:lastModifiedBy>Pradeep R, Pradeep R</cp:lastModifiedBy>
  <cp:revision>127</cp:revision>
  <dcterms:created xsi:type="dcterms:W3CDTF">2026-03-17T10:48:00Z</dcterms:created>
  <dcterms:modified xsi:type="dcterms:W3CDTF">2026-03-20T11:12:00Z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0x010100C111C2C6F2FC704EB7357E51834B3BC5</vt:lpwstr>
  </property>
  <property fmtid="{D5CDD505-2E9C-101B-9397-08002B2CF9AE}" pid="3" name="docLang">
    <vt:lpwstr>en</vt:lpwstr>
  </property>
</Properties>
</file>