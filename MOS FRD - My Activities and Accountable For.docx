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E7741" w:rsidR="00FE7741" w:rsidP="00FE7741" w:rsidRDefault="00FE7741" w14:paraId="4CC9EEB2" w14:textId="7A42CC4C">
      <w:pPr>
        <w:keepNext/>
        <w:keepLines/>
        <w:spacing w:before="360" w:after="80"/>
        <w:outlineLvl w:val="0"/>
        <w:rPr>
          <w:rFonts w:eastAsia="Yu Gothic Light"/>
          <w:b/>
          <w:bCs/>
          <w:color w:val="0F4761"/>
          <w:kern w:val="0"/>
          <w:sz w:val="28"/>
          <w:szCs w:val="28"/>
          <w:lang w:eastAsia="ja-JP"/>
          <w14:ligatures w14:val="none"/>
        </w:rPr>
      </w:pPr>
      <w:bookmarkStart w:name="_Toc224228488" w:id="0"/>
      <w:r w:rsidRPr="00FE7741">
        <w:rPr>
          <w:rFonts w:eastAsia="Yu Gothic Light"/>
          <w:b/>
          <w:bCs/>
          <w:color w:val="0F4761"/>
          <w:kern w:val="0"/>
          <w:sz w:val="28"/>
          <w:szCs w:val="28"/>
          <w:lang w:eastAsia="ja-JP"/>
          <w14:ligatures w14:val="none"/>
        </w:rPr>
        <w:t>My Activities</w:t>
      </w:r>
      <w:bookmarkEnd w:id="0"/>
      <w:r w:rsidRPr="00FE7741">
        <w:rPr>
          <w:rFonts w:eastAsia="Yu Gothic Light"/>
          <w:b/>
          <w:bCs/>
          <w:color w:val="0F4761"/>
          <w:kern w:val="0"/>
          <w:sz w:val="28"/>
          <w:szCs w:val="28"/>
          <w:lang w:eastAsia="ja-JP"/>
          <w14:ligatures w14:val="none"/>
        </w:rPr>
        <w:t xml:space="preserve"> </w:t>
      </w:r>
    </w:p>
    <w:p w:rsidRPr="00FE7741" w:rsidR="00FE7741" w:rsidP="00FE7741" w:rsidRDefault="00FE7741" w14:paraId="79D705DE" w14:textId="2428537C">
      <w:pPr>
        <w:keepNext/>
        <w:keepLines/>
        <w:spacing w:before="160" w:after="80"/>
        <w:outlineLvl w:val="1"/>
        <w:rPr>
          <w:rFonts w:eastAsia="Yu Gothic Light"/>
          <w:b/>
          <w:bCs/>
          <w:color w:val="0F4761"/>
          <w:kern w:val="0"/>
          <w:lang w:eastAsia="ja-JP"/>
          <w14:ligatures w14:val="none"/>
        </w:rPr>
      </w:pPr>
      <w:bookmarkStart w:name="_Toc224228489" w:id="1"/>
      <w:r>
        <w:rPr>
          <w:rFonts w:eastAsia="Yu Gothic Light"/>
          <w:b/>
          <w:bCs/>
          <w:color w:val="0F4761"/>
          <w:kern w:val="0"/>
          <w:lang w:eastAsia="ja-JP"/>
          <w14:ligatures w14:val="none"/>
        </w:rPr>
        <w:t xml:space="preserve">1. </w:t>
      </w:r>
      <w:r w:rsidRPr="00FE7741">
        <w:rPr>
          <w:rFonts w:eastAsia="Yu Gothic Light"/>
          <w:b/>
          <w:bCs/>
          <w:color w:val="0F4761"/>
          <w:kern w:val="0"/>
          <w:lang w:eastAsia="ja-JP"/>
          <w14:ligatures w14:val="none"/>
        </w:rPr>
        <w:t>My Activities – Page Overview</w:t>
      </w:r>
      <w:bookmarkEnd w:id="1"/>
    </w:p>
    <w:p w:rsidRPr="00FE7741" w:rsidR="00FE7741" w:rsidP="00FE7741" w:rsidRDefault="00FE7741" w14:paraId="4909025F" w14:textId="77777777">
      <w:pPr>
        <w:rPr>
          <w:rFonts w:eastAsia="Yu Mincho"/>
          <w:kern w:val="0"/>
          <w:lang w:eastAsia="ja-JP"/>
          <w14:ligatures w14:val="none"/>
        </w:rPr>
      </w:pPr>
      <w:r w:rsidRPr="00FE7741">
        <w:rPr>
          <w:rFonts w:eastAsia="Yu Mincho"/>
          <w:kern w:val="0"/>
          <w:lang w:eastAsia="ja-JP"/>
          <w14:ligatures w14:val="none"/>
        </w:rPr>
        <w:t>The My Activities section serves as the main interface for users to execute their assigned tasks within MOS. It offers a centralized and organized view of all activities attributed to each user, consolidating assignments from various workflows. This unified perspective ensures that users can efficiently manage and track their responsibilities.</w:t>
      </w:r>
    </w:p>
    <w:p w:rsidRPr="00FE7741" w:rsidR="00FE7741" w:rsidP="00FE7741" w:rsidRDefault="00FE7741" w14:paraId="79ACBF90" w14:textId="77777777">
      <w:pPr>
        <w:rPr>
          <w:rFonts w:eastAsia="Yu Mincho"/>
          <w:kern w:val="0"/>
          <w:lang w:eastAsia="ja-JP"/>
          <w14:ligatures w14:val="none"/>
        </w:rPr>
      </w:pPr>
      <w:r w:rsidRPr="00FE7741">
        <w:rPr>
          <w:rFonts w:eastAsia="Yu Mincho"/>
          <w:kern w:val="0"/>
          <w:lang w:eastAsia="ja-JP"/>
          <w14:ligatures w14:val="none"/>
        </w:rPr>
        <w:t xml:space="preserve">Access to activities within My Activities is determined dynamically </w:t>
      </w:r>
      <w:proofErr w:type="gramStart"/>
      <w:r w:rsidRPr="00FE7741">
        <w:rPr>
          <w:rFonts w:eastAsia="Yu Mincho"/>
          <w:kern w:val="0"/>
          <w:lang w:eastAsia="ja-JP"/>
          <w14:ligatures w14:val="none"/>
        </w:rPr>
        <w:t>at</w:t>
      </w:r>
      <w:proofErr w:type="gramEnd"/>
      <w:r w:rsidRPr="00FE7741">
        <w:rPr>
          <w:rFonts w:eastAsia="Yu Mincho"/>
          <w:kern w:val="0"/>
          <w:lang w:eastAsia="ja-JP"/>
          <w14:ligatures w14:val="none"/>
        </w:rPr>
        <w:t xml:space="preserve"> runtime. The visibility of content, as well as the range of actions that a user can perform, depends on several factors:</w:t>
      </w:r>
    </w:p>
    <w:p w:rsidRPr="00FE7741" w:rsidR="00FE7741" w:rsidP="00FE7741" w:rsidRDefault="00FE7741" w14:paraId="733DFB55" w14:textId="77777777">
      <w:pPr>
        <w:numPr>
          <w:ilvl w:val="0"/>
          <w:numId w:val="1"/>
        </w:numPr>
        <w:rPr>
          <w:rFonts w:eastAsia="Yu Mincho"/>
          <w:kern w:val="0"/>
          <w:lang w:eastAsia="ja-JP"/>
          <w14:ligatures w14:val="none"/>
        </w:rPr>
      </w:pPr>
      <w:r w:rsidRPr="00FE7741">
        <w:rPr>
          <w:rFonts w:eastAsia="Yu Mincho"/>
          <w:kern w:val="0"/>
          <w:lang w:eastAsia="ja-JP"/>
          <w14:ligatures w14:val="none"/>
        </w:rPr>
        <w:t>User’s Assigned Roles (Permissions): The permissions granted to a user govern which actions and information they can access.</w:t>
      </w:r>
    </w:p>
    <w:p w:rsidRPr="00FE7741" w:rsidR="00FE7741" w:rsidP="00FE7741" w:rsidRDefault="00FE7741" w14:paraId="2BDFEE2E" w14:textId="77777777">
      <w:pPr>
        <w:numPr>
          <w:ilvl w:val="0"/>
          <w:numId w:val="1"/>
        </w:numPr>
        <w:rPr>
          <w:rFonts w:eastAsia="Yu Mincho"/>
          <w:kern w:val="0"/>
          <w:lang w:eastAsia="ja-JP"/>
          <w14:ligatures w14:val="none"/>
        </w:rPr>
      </w:pPr>
      <w:r w:rsidRPr="00FE7741">
        <w:rPr>
          <w:rFonts w:eastAsia="Yu Mincho"/>
          <w:kern w:val="0"/>
          <w:lang w:eastAsia="ja-JP"/>
          <w14:ligatures w14:val="none"/>
        </w:rPr>
        <w:t>RACI Role for Each Workflow Step: The user’s specific RACI (Responsible, Accountable, Consulted, Informed) designation for individual workflow steps further influences what they can see and do.</w:t>
      </w:r>
    </w:p>
    <w:p w:rsidRPr="00FE7741" w:rsidR="00FE7741" w:rsidP="00FE7741" w:rsidRDefault="00FE7741" w14:paraId="48C12FC1" w14:textId="77777777">
      <w:pPr>
        <w:numPr>
          <w:ilvl w:val="0"/>
          <w:numId w:val="1"/>
        </w:numPr>
        <w:rPr>
          <w:rFonts w:eastAsia="Yu Mincho"/>
          <w:kern w:val="0"/>
          <w:lang w:eastAsia="ja-JP"/>
          <w14:ligatures w14:val="none"/>
        </w:rPr>
      </w:pPr>
      <w:r w:rsidRPr="00FE7741">
        <w:rPr>
          <w:rFonts w:eastAsia="Yu Mincho"/>
          <w:kern w:val="0"/>
          <w:lang w:eastAsia="ja-JP"/>
          <w14:ligatures w14:val="none"/>
        </w:rPr>
        <w:t>Approval Responsibilities: Any approval duties that have been assigned to the user within workflows also impact on the activities and options available to them.</w:t>
      </w:r>
    </w:p>
    <w:p w:rsidRPr="00FE7741" w:rsidR="00FE7741" w:rsidP="00FE7741" w:rsidRDefault="00FE7741" w14:paraId="3651DF2C" w14:textId="77777777">
      <w:pPr>
        <w:jc w:val="center"/>
        <w:rPr>
          <w:rFonts w:eastAsia="Yu Mincho"/>
          <w:kern w:val="0"/>
          <w:lang w:eastAsia="ja-JP"/>
          <w14:ligatures w14:val="none"/>
        </w:rPr>
      </w:pPr>
      <w:commentRangeStart w:id="2"/>
      <w:r w:rsidRPr="00FE7741">
        <w:rPr>
          <w:rFonts w:eastAsia="Yu Mincho"/>
          <w:noProof/>
          <w:kern w:val="0"/>
          <w:lang w:eastAsia="ja-JP"/>
          <w14:ligatures w14:val="none"/>
        </w:rPr>
        <w:drawing>
          <wp:inline distT="0" distB="0" distL="0" distR="0" wp14:anchorId="740472CB" wp14:editId="69B4D2E0">
            <wp:extent cx="5734050" cy="35496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3549650"/>
                    </a:xfrm>
                    <a:prstGeom prst="rect">
                      <a:avLst/>
                    </a:prstGeom>
                    <a:noFill/>
                    <a:ln>
                      <a:noFill/>
                    </a:ln>
                  </pic:spPr>
                </pic:pic>
              </a:graphicData>
            </a:graphic>
          </wp:inline>
        </w:drawing>
      </w:r>
      <w:commentRangeEnd w:id="2"/>
      <w:r w:rsidRPr="00FE7741">
        <w:rPr>
          <w:rFonts w:eastAsia="Yu Mincho"/>
          <w:kern w:val="0"/>
          <w:lang w:eastAsia="ja-JP"/>
          <w14:ligatures w14:val="none"/>
        </w:rPr>
        <w:commentReference w:id="2"/>
      </w:r>
    </w:p>
    <w:p w:rsidRPr="00FE7741" w:rsidR="00FE7741" w:rsidP="00FE7741" w:rsidRDefault="00FE7741" w14:paraId="7DEB6F93" w14:textId="5146CCB6">
      <w:pPr>
        <w:keepNext/>
        <w:keepLines/>
        <w:spacing w:before="160" w:after="80" w:line="276" w:lineRule="auto"/>
        <w:outlineLvl w:val="1"/>
        <w:rPr>
          <w:rFonts w:eastAsia="Times New Roman"/>
          <w:b/>
          <w:bCs/>
          <w:color w:val="0F4761"/>
        </w:rPr>
      </w:pPr>
      <w:bookmarkStart w:name="_Toc224228490" w:id="3"/>
      <w:r>
        <w:rPr>
          <w:rFonts w:eastAsia="Times New Roman"/>
          <w:b/>
          <w:bCs/>
          <w:color w:val="0F4761"/>
        </w:rPr>
        <w:t xml:space="preserve">2. </w:t>
      </w:r>
      <w:r w:rsidRPr="00FE7741">
        <w:rPr>
          <w:rFonts w:eastAsia="Times New Roman"/>
          <w:b/>
          <w:bCs/>
          <w:color w:val="0F4761"/>
        </w:rPr>
        <w:t>Activity Visibility Rules</w:t>
      </w:r>
      <w:bookmarkEnd w:id="3"/>
    </w:p>
    <w:p w:rsidRPr="00FE7741" w:rsidR="00FE7741" w:rsidP="00FE7741" w:rsidRDefault="00FE7741" w14:paraId="4C245D60" w14:textId="77777777">
      <w:pPr>
        <w:spacing w:line="276" w:lineRule="auto"/>
        <w:rPr>
          <w:rFonts w:eastAsia="Aptos"/>
        </w:rPr>
      </w:pPr>
      <w:r w:rsidRPr="00FE7741">
        <w:rPr>
          <w:rFonts w:eastAsia="Aptos"/>
        </w:rPr>
        <w:t xml:space="preserve">Activity visibility within My Activities is governed by a combination of role permissions and RACI assignments at the workflow step level. These rules ensure that users have access only to the </w:t>
      </w:r>
      <w:r w:rsidRPr="00FE7741">
        <w:rPr>
          <w:rFonts w:eastAsia="Aptos"/>
        </w:rPr>
        <w:t>information and actions relevant to their assigned responsibilities, supporting both security and efficient task management.</w:t>
      </w:r>
    </w:p>
    <w:p w:rsidRPr="00FE7741" w:rsidR="00FE7741" w:rsidP="00FE7741" w:rsidRDefault="00FE7741" w14:paraId="2A1F1932" w14:textId="5D060B01">
      <w:pPr>
        <w:keepNext/>
        <w:keepLines/>
        <w:spacing w:before="160" w:after="80" w:line="276" w:lineRule="auto"/>
        <w:outlineLvl w:val="2"/>
        <w:rPr>
          <w:rFonts w:eastAsia="Times New Roman"/>
          <w:b/>
          <w:bCs/>
          <w:color w:val="0F4761"/>
        </w:rPr>
      </w:pPr>
      <w:bookmarkStart w:name="_Toc224228491" w:id="4"/>
      <w:r w:rsidRPr="00FE7741">
        <w:rPr>
          <w:rFonts w:eastAsia="Times New Roman"/>
          <w:b/>
          <w:bCs/>
          <w:color w:val="0F4761"/>
        </w:rPr>
        <w:t>2.1 Responsible (R) Visibility.</w:t>
      </w:r>
      <w:bookmarkEnd w:id="4"/>
    </w:p>
    <w:p w:rsidRPr="00FE7741" w:rsidR="00FE7741" w:rsidP="00FE7741" w:rsidRDefault="00FE7741" w14:paraId="06166D88" w14:textId="77777777">
      <w:pPr>
        <w:rPr>
          <w:rFonts w:eastAsia="Yu Mincho"/>
          <w:kern w:val="0"/>
          <w14:ligatures w14:val="none"/>
        </w:rPr>
      </w:pPr>
      <w:r w:rsidRPr="00FE7741">
        <w:rPr>
          <w:rFonts w:eastAsia="Yu Mincho"/>
          <w:kern w:val="0"/>
          <w14:ligatures w14:val="none"/>
        </w:rPr>
        <w:t>Users assigned as Responsible (R) at the workflow step level shall:</w:t>
      </w:r>
    </w:p>
    <w:p w:rsidRPr="00FE7741" w:rsidR="00FE7741" w:rsidP="00FE7741" w:rsidRDefault="00FE7741" w14:paraId="2574B022" w14:textId="77777777">
      <w:pPr>
        <w:numPr>
          <w:ilvl w:val="0"/>
          <w:numId w:val="2"/>
        </w:numPr>
        <w:rPr>
          <w:rFonts w:eastAsia="Yu Mincho"/>
          <w:kern w:val="0"/>
          <w14:ligatures w14:val="none"/>
        </w:rPr>
      </w:pPr>
      <w:r w:rsidRPr="00FE7741">
        <w:rPr>
          <w:rFonts w:eastAsia="Yu Mincho"/>
          <w:kern w:val="0"/>
          <w14:ligatures w14:val="none"/>
        </w:rPr>
        <w:t>See all workflow steps where they are listed as Responsible</w:t>
      </w:r>
    </w:p>
    <w:p w:rsidRPr="00FE7741" w:rsidR="00FE7741" w:rsidP="00FE7741" w:rsidRDefault="00FE7741" w14:paraId="0895C4E6" w14:textId="77777777">
      <w:pPr>
        <w:numPr>
          <w:ilvl w:val="0"/>
          <w:numId w:val="2"/>
        </w:numPr>
        <w:rPr>
          <w:rFonts w:eastAsia="Yu Mincho"/>
          <w:kern w:val="0"/>
          <w14:ligatures w14:val="none"/>
        </w:rPr>
      </w:pPr>
      <w:r w:rsidRPr="00FE7741">
        <w:rPr>
          <w:rFonts w:eastAsia="Yu Mincho"/>
          <w:kern w:val="0"/>
          <w14:ligatures w14:val="none"/>
        </w:rPr>
        <w:t>See only those activities within the step that are explicitly assigned to them</w:t>
      </w:r>
    </w:p>
    <w:p w:rsidRPr="00FE7741" w:rsidR="00FE7741" w:rsidP="00FE7741" w:rsidRDefault="00FE7741" w14:paraId="74AF5609" w14:textId="77777777">
      <w:pPr>
        <w:rPr>
          <w:rFonts w:eastAsia="Yu Mincho"/>
          <w:kern w:val="0"/>
          <w14:ligatures w14:val="none"/>
        </w:rPr>
      </w:pPr>
      <w:r w:rsidRPr="00FE7741">
        <w:rPr>
          <w:rFonts w:eastAsia="Yu Mincho"/>
          <w:kern w:val="0"/>
          <w14:ligatures w14:val="none"/>
        </w:rPr>
        <w:t>If multiple Responsible users exist for a step:</w:t>
      </w:r>
    </w:p>
    <w:p w:rsidRPr="00FE7741" w:rsidR="00FE7741" w:rsidP="00FE7741" w:rsidRDefault="00FE7741" w14:paraId="0584971A" w14:textId="77777777">
      <w:pPr>
        <w:numPr>
          <w:ilvl w:val="0"/>
          <w:numId w:val="3"/>
        </w:numPr>
        <w:rPr>
          <w:rFonts w:eastAsia="Yu Mincho"/>
          <w:kern w:val="0"/>
          <w14:ligatures w14:val="none"/>
        </w:rPr>
      </w:pPr>
      <w:r w:rsidRPr="00FE7741">
        <w:rPr>
          <w:rFonts w:eastAsia="Yu Mincho"/>
          <w:kern w:val="0"/>
          <w14:ligatures w14:val="none"/>
        </w:rPr>
        <w:t>All Responsible users shall see the step</w:t>
      </w:r>
    </w:p>
    <w:p w:rsidRPr="00FE7741" w:rsidR="00FE7741" w:rsidP="00FE7741" w:rsidRDefault="00FE7741" w14:paraId="4AA56F6D" w14:textId="77777777">
      <w:pPr>
        <w:numPr>
          <w:ilvl w:val="0"/>
          <w:numId w:val="3"/>
        </w:numPr>
        <w:rPr>
          <w:rFonts w:eastAsia="Yu Mincho"/>
          <w:kern w:val="0"/>
          <w14:ligatures w14:val="none"/>
        </w:rPr>
      </w:pPr>
      <w:r w:rsidRPr="00FE7741">
        <w:rPr>
          <w:rFonts w:eastAsia="Yu Mincho"/>
          <w:kern w:val="0"/>
          <w14:ligatures w14:val="none"/>
        </w:rPr>
        <w:t>Only the user assigned to an activity shall see that activity</w:t>
      </w:r>
    </w:p>
    <w:p w:rsidRPr="00FE7741" w:rsidR="00FE7741" w:rsidP="00FE7741" w:rsidRDefault="00FE7741" w14:paraId="47B07E2A" w14:textId="77777777">
      <w:pPr>
        <w:numPr>
          <w:ilvl w:val="0"/>
          <w:numId w:val="3"/>
        </w:numPr>
        <w:rPr>
          <w:rFonts w:eastAsia="Yu Mincho"/>
          <w:kern w:val="0"/>
          <w14:ligatures w14:val="none"/>
        </w:rPr>
      </w:pPr>
      <w:r w:rsidRPr="00FE7741">
        <w:rPr>
          <w:rFonts w:eastAsia="Yu Mincho"/>
          <w:kern w:val="0"/>
          <w14:ligatures w14:val="none"/>
        </w:rPr>
        <w:t>Responsible users without assigned activities shall see the step but no activities under it</w:t>
      </w:r>
    </w:p>
    <w:p w:rsidRPr="00FE7741" w:rsidR="00FE7741" w:rsidP="00FE7741" w:rsidRDefault="00FE7741" w14:paraId="58E4FBBB" w14:textId="112FA520">
      <w:pPr>
        <w:keepNext/>
        <w:keepLines/>
        <w:spacing w:before="160" w:after="80" w:line="276" w:lineRule="auto"/>
        <w:outlineLvl w:val="2"/>
        <w:rPr>
          <w:rFonts w:eastAsia="Times New Roman"/>
          <w:b/>
          <w:bCs/>
          <w:color w:val="0F4761"/>
        </w:rPr>
      </w:pPr>
      <w:bookmarkStart w:name="_Toc224228492" w:id="5"/>
      <w:r w:rsidRPr="00FE7741">
        <w:rPr>
          <w:rFonts w:eastAsia="Times New Roman"/>
          <w:b/>
          <w:bCs/>
          <w:color w:val="0F4761"/>
        </w:rPr>
        <w:t>2.2 Accountable (A) Visibility</w:t>
      </w:r>
      <w:bookmarkEnd w:id="5"/>
    </w:p>
    <w:p w:rsidRPr="00FE7741" w:rsidR="00FE7741" w:rsidP="00FE7741" w:rsidRDefault="00FE7741" w14:paraId="639A130B" w14:textId="77777777">
      <w:pPr>
        <w:rPr>
          <w:rFonts w:eastAsia="Yu Mincho"/>
          <w:kern w:val="0"/>
          <w14:ligatures w14:val="none"/>
        </w:rPr>
      </w:pPr>
      <w:r w:rsidRPr="00FE7741">
        <w:rPr>
          <w:rFonts w:eastAsia="Yu Mincho"/>
          <w:kern w:val="0"/>
          <w14:ligatures w14:val="none"/>
        </w:rPr>
        <w:t xml:space="preserve">Users assigned as </w:t>
      </w:r>
      <w:r w:rsidRPr="00FE7741">
        <w:rPr>
          <w:rFonts w:eastAsia="Yu Mincho"/>
          <w:b/>
          <w:bCs/>
          <w:kern w:val="0"/>
          <w14:ligatures w14:val="none"/>
        </w:rPr>
        <w:t>Accountable (A)</w:t>
      </w:r>
      <w:r w:rsidRPr="00FE7741">
        <w:rPr>
          <w:rFonts w:eastAsia="Yu Mincho"/>
          <w:kern w:val="0"/>
          <w14:ligatures w14:val="none"/>
        </w:rPr>
        <w:t xml:space="preserve"> for a workflow step shall:</w:t>
      </w:r>
    </w:p>
    <w:p w:rsidRPr="00FE7741" w:rsidR="00FE7741" w:rsidP="00FE7741" w:rsidRDefault="00FE7741" w14:paraId="28D96C3B" w14:textId="77777777">
      <w:pPr>
        <w:numPr>
          <w:ilvl w:val="0"/>
          <w:numId w:val="4"/>
        </w:numPr>
        <w:contextualSpacing/>
        <w:rPr>
          <w:rFonts w:eastAsia="Yu Mincho"/>
          <w:kern w:val="0"/>
          <w14:ligatures w14:val="none"/>
        </w:rPr>
      </w:pPr>
      <w:r w:rsidRPr="00FE7741">
        <w:rPr>
          <w:rFonts w:eastAsia="Yu Mincho"/>
          <w:kern w:val="0"/>
          <w14:ligatures w14:val="none"/>
        </w:rPr>
        <w:t>See all workflow steps where they are Accountable</w:t>
      </w:r>
    </w:p>
    <w:p w:rsidRPr="00FE7741" w:rsidR="00FE7741" w:rsidP="00FE7741" w:rsidRDefault="00FE7741" w14:paraId="3819E81A" w14:textId="77777777">
      <w:pPr>
        <w:numPr>
          <w:ilvl w:val="0"/>
          <w:numId w:val="4"/>
        </w:numPr>
        <w:contextualSpacing/>
        <w:rPr>
          <w:rFonts w:eastAsia="Yu Mincho"/>
          <w:kern w:val="0"/>
          <w14:ligatures w14:val="none"/>
        </w:rPr>
      </w:pPr>
      <w:r w:rsidRPr="00FE7741">
        <w:rPr>
          <w:rFonts w:eastAsia="Yu Mincho"/>
          <w:kern w:val="0"/>
          <w14:ligatures w14:val="none"/>
        </w:rPr>
        <w:t>See all activities under those steps, regardless of assignee</w:t>
      </w:r>
    </w:p>
    <w:p w:rsidRPr="00FE7741" w:rsidR="00FE7741" w:rsidP="00FE7741" w:rsidRDefault="00FE7741" w14:paraId="54EA1106" w14:textId="77777777">
      <w:pPr>
        <w:numPr>
          <w:ilvl w:val="0"/>
          <w:numId w:val="4"/>
        </w:numPr>
        <w:contextualSpacing/>
        <w:rPr>
          <w:rFonts w:eastAsia="Yu Mincho"/>
          <w:kern w:val="0"/>
          <w14:ligatures w14:val="none"/>
        </w:rPr>
      </w:pPr>
      <w:r w:rsidRPr="00FE7741">
        <w:rPr>
          <w:rFonts w:eastAsia="Yu Mincho"/>
          <w:kern w:val="0"/>
          <w14:ligatures w14:val="none"/>
        </w:rPr>
        <w:t>Access the Accountable For dashboard for monitoring execution</w:t>
      </w:r>
    </w:p>
    <w:p w:rsidRPr="00FE7741" w:rsidR="00FE7741" w:rsidP="00FE7741" w:rsidRDefault="00FE7741" w14:paraId="12128254" w14:textId="77777777">
      <w:pPr>
        <w:rPr>
          <w:rFonts w:eastAsia="Yu Mincho"/>
          <w:kern w:val="0"/>
          <w14:ligatures w14:val="none"/>
        </w:rPr>
      </w:pPr>
    </w:p>
    <w:p w:rsidRPr="00FE7741" w:rsidR="00FE7741" w:rsidP="00FE7741" w:rsidRDefault="00FE7741" w14:paraId="6B1E8749" w14:textId="52FD5EE5">
      <w:pPr>
        <w:keepNext/>
        <w:keepLines/>
        <w:spacing w:before="160" w:after="80" w:line="276" w:lineRule="auto"/>
        <w:outlineLvl w:val="2"/>
        <w:rPr>
          <w:rFonts w:eastAsia="Times New Roman"/>
          <w:b/>
          <w:bCs/>
          <w:color w:val="0F4761"/>
        </w:rPr>
      </w:pPr>
      <w:bookmarkStart w:name="_Toc224228493" w:id="6"/>
      <w:r w:rsidRPr="00FE7741">
        <w:rPr>
          <w:rFonts w:eastAsia="Times New Roman"/>
          <w:b/>
          <w:bCs/>
          <w:color w:val="0F4761"/>
        </w:rPr>
        <w:t>2.3 Consulted (C) and Informed (I) Visibility</w:t>
      </w:r>
      <w:bookmarkEnd w:id="6"/>
    </w:p>
    <w:p w:rsidRPr="00FE7741" w:rsidR="00FE7741" w:rsidP="00FE7741" w:rsidRDefault="00FE7741" w14:paraId="0D38F342" w14:textId="77777777">
      <w:pPr>
        <w:rPr>
          <w:rFonts w:eastAsia="Yu Mincho"/>
          <w:kern w:val="0"/>
          <w14:ligatures w14:val="none"/>
        </w:rPr>
      </w:pPr>
      <w:r w:rsidRPr="00FE7741">
        <w:rPr>
          <w:rFonts w:eastAsia="Yu Mincho"/>
          <w:kern w:val="0"/>
          <w14:ligatures w14:val="none"/>
        </w:rPr>
        <w:t xml:space="preserve">Users assigned as </w:t>
      </w:r>
      <w:r w:rsidRPr="00FE7741">
        <w:rPr>
          <w:rFonts w:eastAsia="Yu Mincho"/>
          <w:b/>
          <w:bCs/>
          <w:kern w:val="0"/>
          <w14:ligatures w14:val="none"/>
        </w:rPr>
        <w:t>Consulted (C)</w:t>
      </w:r>
      <w:r w:rsidRPr="00FE7741">
        <w:rPr>
          <w:rFonts w:eastAsia="Yu Mincho"/>
          <w:kern w:val="0"/>
          <w14:ligatures w14:val="none"/>
        </w:rPr>
        <w:t xml:space="preserve"> or </w:t>
      </w:r>
      <w:r w:rsidRPr="00FE7741">
        <w:rPr>
          <w:rFonts w:eastAsia="Yu Mincho"/>
          <w:b/>
          <w:bCs/>
          <w:kern w:val="0"/>
          <w14:ligatures w14:val="none"/>
        </w:rPr>
        <w:t>Informed (I)</w:t>
      </w:r>
      <w:r w:rsidRPr="00FE7741">
        <w:rPr>
          <w:rFonts w:eastAsia="Yu Mincho"/>
          <w:kern w:val="0"/>
          <w14:ligatures w14:val="none"/>
        </w:rPr>
        <w:t>:</w:t>
      </w:r>
    </w:p>
    <w:p w:rsidRPr="00FE7741" w:rsidR="00FE7741" w:rsidP="00FE7741" w:rsidRDefault="00FE7741" w14:paraId="5CD8E8A4" w14:textId="77777777">
      <w:pPr>
        <w:numPr>
          <w:ilvl w:val="0"/>
          <w:numId w:val="5"/>
        </w:numPr>
        <w:rPr>
          <w:rFonts w:eastAsia="Yu Mincho"/>
          <w:kern w:val="0"/>
          <w14:ligatures w14:val="none"/>
        </w:rPr>
      </w:pPr>
      <w:r w:rsidRPr="00FE7741">
        <w:rPr>
          <w:rFonts w:eastAsia="Yu Mincho"/>
          <w:kern w:val="0"/>
          <w14:ligatures w14:val="none"/>
        </w:rPr>
        <w:t>Shall not see workflow steps or activities (except meeting) in My Activities</w:t>
      </w:r>
    </w:p>
    <w:p w:rsidRPr="00FE7741" w:rsidR="00FE7741" w:rsidP="00FE7741" w:rsidRDefault="00FE7741" w14:paraId="0861C83A" w14:textId="77777777">
      <w:pPr>
        <w:numPr>
          <w:ilvl w:val="0"/>
          <w:numId w:val="5"/>
        </w:numPr>
        <w:rPr>
          <w:rFonts w:eastAsia="Yu Mincho"/>
          <w:kern w:val="0"/>
          <w14:ligatures w14:val="none"/>
        </w:rPr>
      </w:pPr>
      <w:r w:rsidRPr="00FE7741">
        <w:rPr>
          <w:rFonts w:eastAsia="Yu Mincho"/>
          <w:kern w:val="0"/>
          <w14:ligatures w14:val="none"/>
        </w:rPr>
        <w:t>Shall see meeting activities only if they are participants</w:t>
      </w:r>
    </w:p>
    <w:p w:rsidRPr="00FE7741" w:rsidR="00FE7741" w:rsidP="00FE7741" w:rsidRDefault="00FE7741" w14:paraId="2A4B1B15" w14:textId="77777777">
      <w:pPr>
        <w:numPr>
          <w:ilvl w:val="0"/>
          <w:numId w:val="5"/>
        </w:numPr>
        <w:rPr>
          <w:rFonts w:eastAsia="Yu Mincho"/>
          <w:kern w:val="0"/>
          <w14:ligatures w14:val="none"/>
        </w:rPr>
      </w:pPr>
      <w:r w:rsidRPr="00FE7741">
        <w:rPr>
          <w:rFonts w:eastAsia="Yu Mincho"/>
          <w:kern w:val="0"/>
          <w14:ligatures w14:val="none"/>
        </w:rPr>
        <w:t>Shall have no execution or approval capabilities</w:t>
      </w:r>
    </w:p>
    <w:p w:rsidRPr="00FE7741" w:rsidR="00FE7741" w:rsidP="00FE7741" w:rsidRDefault="00FE7741" w14:paraId="32AAA1AC" w14:textId="50ED9342">
      <w:pPr>
        <w:rPr>
          <w:rFonts w:eastAsia="Yu Mincho"/>
          <w:kern w:val="0"/>
          <w14:ligatures w14:val="none"/>
        </w:rPr>
      </w:pPr>
      <w:r w:rsidRPr="00FE7741">
        <w:rPr>
          <w:rFonts w:eastAsia="Yu Mincho"/>
          <w:kern w:val="0"/>
          <w14:ligatures w14:val="none"/>
        </w:rPr>
        <w:t xml:space="preserve">Note: VD Screens to be updated </w:t>
      </w:r>
    </w:p>
    <w:p w:rsidRPr="00FE7741" w:rsidR="00FE7741" w:rsidP="00FE7741" w:rsidRDefault="00FE7741" w14:paraId="57091694" w14:textId="58400B0A">
      <w:pPr>
        <w:keepNext/>
        <w:keepLines/>
        <w:spacing w:before="160" w:after="80" w:line="276" w:lineRule="auto"/>
        <w:outlineLvl w:val="2"/>
        <w:rPr>
          <w:rFonts w:eastAsia="Times New Roman"/>
          <w:b/>
          <w:bCs/>
          <w:color w:val="0F4761"/>
        </w:rPr>
      </w:pPr>
      <w:bookmarkStart w:name="_Toc224228494" w:id="7"/>
      <w:r w:rsidRPr="00FE7741">
        <w:rPr>
          <w:rFonts w:eastAsia="Times New Roman"/>
          <w:b/>
          <w:bCs/>
          <w:color w:val="0F4761"/>
        </w:rPr>
        <w:t>2.4 Approver Visibility</w:t>
      </w:r>
      <w:bookmarkEnd w:id="7"/>
    </w:p>
    <w:p w:rsidRPr="00F82231" w:rsidR="00A164F8" w:rsidP="00A164F8" w:rsidRDefault="00A164F8" w14:paraId="34CBEADA" w14:textId="77777777">
      <w:pPr>
        <w:numPr>
          <w:ilvl w:val="0"/>
          <w:numId w:val="6"/>
        </w:numPr>
        <w:spacing w:line="276" w:lineRule="auto"/>
        <w:contextualSpacing/>
        <w:rPr>
          <w:rFonts w:eastAsia="Times New Roman"/>
          <w:kern w:val="0"/>
          <w14:ligatures w14:val="none"/>
        </w:rPr>
      </w:pPr>
      <w:r w:rsidRPr="00F82231">
        <w:rPr>
          <w:rFonts w:eastAsia="Times New Roman"/>
        </w:rPr>
        <w:t xml:space="preserve">Users assigned as Approvers shall see approval activities that are currently pending their action in </w:t>
      </w:r>
      <w:r w:rsidRPr="00F82231">
        <w:rPr>
          <w:rFonts w:eastAsia="Times New Roman"/>
          <w:i/>
          <w:iCs/>
        </w:rPr>
        <w:t>My Activities</w:t>
      </w:r>
      <w:r w:rsidRPr="00F82231">
        <w:rPr>
          <w:rFonts w:eastAsia="Times New Roman"/>
        </w:rPr>
        <w:t>.</w:t>
      </w:r>
    </w:p>
    <w:p w:rsidRPr="00F82231" w:rsidR="00A164F8" w:rsidP="00A164F8" w:rsidRDefault="00A164F8" w14:paraId="3AE76EF4" w14:textId="77777777">
      <w:pPr>
        <w:numPr>
          <w:ilvl w:val="0"/>
          <w:numId w:val="6"/>
        </w:numPr>
        <w:spacing w:line="276" w:lineRule="auto"/>
        <w:contextualSpacing/>
        <w:rPr>
          <w:rFonts w:eastAsia="Times New Roman"/>
          <w:kern w:val="0"/>
          <w14:ligatures w14:val="none"/>
        </w:rPr>
      </w:pPr>
      <w:r w:rsidRPr="00F82231">
        <w:rPr>
          <w:rFonts w:eastAsia="Times New Roman"/>
        </w:rPr>
        <w:t xml:space="preserve">For each pending approval, the Approver’s view shall present a three-level context so the Approver can understand </w:t>
      </w:r>
      <w:r w:rsidRPr="00F82231">
        <w:rPr>
          <w:rFonts w:eastAsia="Times New Roman"/>
          <w:i/>
          <w:iCs/>
        </w:rPr>
        <w:t>where</w:t>
      </w:r>
      <w:r w:rsidRPr="00F82231">
        <w:rPr>
          <w:rFonts w:eastAsia="Times New Roman"/>
        </w:rPr>
        <w:t xml:space="preserve"> the approval sits and </w:t>
      </w:r>
      <w:r w:rsidRPr="00F82231">
        <w:rPr>
          <w:rFonts w:eastAsia="Times New Roman"/>
          <w:i/>
          <w:iCs/>
        </w:rPr>
        <w:t>what</w:t>
      </w:r>
      <w:r w:rsidRPr="00F82231">
        <w:rPr>
          <w:rFonts w:eastAsia="Times New Roman"/>
        </w:rPr>
        <w:t xml:space="preserve"> is being approved: </w:t>
      </w:r>
    </w:p>
    <w:p w:rsidRPr="00F82231" w:rsidR="00A164F8" w:rsidP="00A164F8" w:rsidRDefault="00A164F8" w14:paraId="5B986054" w14:textId="77777777">
      <w:pPr>
        <w:numPr>
          <w:ilvl w:val="1"/>
          <w:numId w:val="38"/>
        </w:numPr>
        <w:spacing w:after="0" w:line="276" w:lineRule="auto"/>
        <w:rPr>
          <w:rFonts w:eastAsia="Times New Roman"/>
        </w:rPr>
      </w:pPr>
      <w:r w:rsidRPr="00F82231">
        <w:rPr>
          <w:rFonts w:eastAsia="Times New Roman"/>
        </w:rPr>
        <w:t>Workflow Step – the step card/row that contains the approval.</w:t>
      </w:r>
    </w:p>
    <w:p w:rsidRPr="00F82231" w:rsidR="00A164F8" w:rsidP="00A164F8" w:rsidRDefault="00A164F8" w14:paraId="7FB4609C" w14:textId="77777777">
      <w:pPr>
        <w:numPr>
          <w:ilvl w:val="1"/>
          <w:numId w:val="38"/>
        </w:numPr>
        <w:spacing w:after="0" w:line="276" w:lineRule="auto"/>
        <w:rPr>
          <w:rFonts w:eastAsia="Times New Roman"/>
        </w:rPr>
      </w:pPr>
      <w:r w:rsidRPr="00F82231">
        <w:rPr>
          <w:rFonts w:eastAsia="Times New Roman"/>
        </w:rPr>
        <w:t>Approval Activity – the approval activity card that requires the Approver’s decision.</w:t>
      </w:r>
    </w:p>
    <w:p w:rsidRPr="00651BC7" w:rsidR="00A164F8" w:rsidP="00A164F8" w:rsidRDefault="00A164F8" w14:paraId="0134B264" w14:textId="60BF65DA">
      <w:pPr>
        <w:numPr>
          <w:ilvl w:val="0"/>
          <w:numId w:val="6"/>
        </w:numPr>
        <w:spacing w:after="0" w:line="276" w:lineRule="auto"/>
        <w:contextualSpacing/>
        <w:rPr>
          <w:rFonts w:eastAsia="Times New Roman"/>
          <w:kern w:val="0"/>
          <w14:ligatures w14:val="none"/>
        </w:rPr>
      </w:pPr>
      <w:r w:rsidRPr="00651BC7">
        <w:rPr>
          <w:rFonts w:eastAsia="Times New Roman"/>
        </w:rPr>
        <w:t xml:space="preserve">Linked Action Activity – the specific action/task activity that the approval is associated to </w:t>
      </w:r>
      <w:bookmarkStart w:name="_Toc224228495" w:id="8"/>
      <w:r w:rsidRPr="00651BC7">
        <w:rPr>
          <w:rFonts w:eastAsia="Times New Roman"/>
        </w:rPr>
        <w:t xml:space="preserve">Selecting (opening) the Approval Activity shall display the approval context and controls, including: </w:t>
      </w:r>
    </w:p>
    <w:p w:rsidRPr="00F82231" w:rsidR="00A164F8" w:rsidP="00A164F8" w:rsidRDefault="00A164F8" w14:paraId="5DAC681D" w14:textId="77777777">
      <w:pPr>
        <w:numPr>
          <w:ilvl w:val="1"/>
          <w:numId w:val="39"/>
        </w:numPr>
        <w:spacing w:after="0" w:line="276" w:lineRule="auto"/>
        <w:rPr>
          <w:rFonts w:eastAsia="Times New Roman"/>
        </w:rPr>
      </w:pPr>
      <w:r w:rsidRPr="00F82231">
        <w:rPr>
          <w:rFonts w:eastAsia="Times New Roman"/>
        </w:rPr>
        <w:t>Approval decision actions: Approve and Reject (Reject requires a mandatory comment).</w:t>
      </w:r>
    </w:p>
    <w:p w:rsidRPr="00F82231" w:rsidR="00A164F8" w:rsidP="00A164F8" w:rsidRDefault="00A164F8" w14:paraId="3A230CCF" w14:textId="77777777">
      <w:pPr>
        <w:numPr>
          <w:ilvl w:val="1"/>
          <w:numId w:val="39"/>
        </w:numPr>
        <w:spacing w:after="0" w:line="276" w:lineRule="auto"/>
        <w:rPr>
          <w:rFonts w:eastAsia="Times New Roman"/>
        </w:rPr>
      </w:pPr>
      <w:r w:rsidRPr="00F82231">
        <w:rPr>
          <w:rFonts w:eastAsia="Times New Roman"/>
        </w:rPr>
        <w:t>Workflow identification: Workflow Name and Workflow Step Name.</w:t>
      </w:r>
    </w:p>
    <w:p w:rsidRPr="00F82231" w:rsidR="00A164F8" w:rsidP="00A164F8" w:rsidRDefault="00A164F8" w14:paraId="6DAF3232" w14:textId="204148A6">
      <w:pPr>
        <w:numPr>
          <w:ilvl w:val="1"/>
          <w:numId w:val="39"/>
        </w:numPr>
        <w:spacing w:after="0" w:line="276" w:lineRule="auto"/>
        <w:rPr>
          <w:rFonts w:eastAsia="Times New Roman"/>
        </w:rPr>
      </w:pPr>
      <w:r w:rsidRPr="00F82231">
        <w:rPr>
          <w:rFonts w:eastAsia="Times New Roman"/>
        </w:rPr>
        <w:t xml:space="preserve">Linked Action visibility: The name of the linked action activity and a way to open/view its details for verification before approving </w:t>
      </w:r>
      <w:r w:rsidR="00FF7B29">
        <w:rPr>
          <w:rFonts w:eastAsia="Times New Roman"/>
        </w:rPr>
        <w:br/>
      </w:r>
      <w:r w:rsidRPr="00FF7B29">
        <w:rPr>
          <w:rFonts w:eastAsia="Times New Roman"/>
          <w:b/>
          <w:bCs/>
          <w:i/>
          <w:iCs/>
        </w:rPr>
        <w:t>(read-only view of the action’s key fields such as title, description, due date/time, assignee, attachments/inputs where applicable).</w:t>
      </w:r>
    </w:p>
    <w:p w:rsidRPr="00F82231" w:rsidR="00A164F8" w:rsidP="00A164F8" w:rsidRDefault="00A164F8" w14:paraId="75258F90" w14:textId="289C014C">
      <w:pPr>
        <w:numPr>
          <w:ilvl w:val="1"/>
          <w:numId w:val="39"/>
        </w:numPr>
        <w:spacing w:after="0" w:line="276" w:lineRule="auto"/>
        <w:rPr>
          <w:rFonts w:eastAsia="Times New Roman"/>
        </w:rPr>
      </w:pPr>
      <w:r w:rsidRPr="00F82231">
        <w:rPr>
          <w:rFonts w:eastAsia="Times New Roman"/>
        </w:rPr>
        <w:t xml:space="preserve">Requester/originator: The user who initiated or submitted the </w:t>
      </w:r>
      <w:r w:rsidR="00FF7B29">
        <w:rPr>
          <w:rFonts w:eastAsia="Times New Roman"/>
        </w:rPr>
        <w:t>activity</w:t>
      </w:r>
      <w:r w:rsidRPr="00F82231">
        <w:rPr>
          <w:rFonts w:eastAsia="Times New Roman"/>
        </w:rPr>
        <w:t xml:space="preserve"> for approval</w:t>
      </w:r>
      <w:r w:rsidR="004975B6">
        <w:rPr>
          <w:rFonts w:eastAsia="Times New Roman"/>
        </w:rPr>
        <w:t>.</w:t>
      </w:r>
    </w:p>
    <w:p w:rsidRPr="00FE7741" w:rsidR="00FE7741" w:rsidP="00FE7741" w:rsidRDefault="00FE7741" w14:paraId="20E5ED41" w14:textId="267F200F">
      <w:pPr>
        <w:keepNext/>
        <w:keepLines/>
        <w:spacing w:before="160" w:after="80"/>
        <w:outlineLvl w:val="1"/>
        <w:rPr>
          <w:rFonts w:eastAsia="Yu Gothic Light"/>
          <w:color w:val="0F4761"/>
          <w:kern w:val="0"/>
          <w:lang w:eastAsia="ja-JP"/>
          <w14:ligatures w14:val="none"/>
        </w:rPr>
      </w:pPr>
      <w:r w:rsidRPr="00FE7741">
        <w:rPr>
          <w:rFonts w:eastAsia="Yu Gothic Light"/>
          <w:b/>
          <w:bCs/>
          <w:color w:val="0F4761"/>
          <w:kern w:val="0"/>
          <w:lang w:eastAsia="ja-JP"/>
          <w14:ligatures w14:val="none"/>
        </w:rPr>
        <w:t>3</w:t>
      </w:r>
      <w:r>
        <w:rPr>
          <w:rFonts w:eastAsia="Yu Gothic Light"/>
          <w:b/>
          <w:bCs/>
          <w:color w:val="0F4761"/>
          <w:kern w:val="0"/>
          <w:lang w:eastAsia="ja-JP"/>
          <w14:ligatures w14:val="none"/>
        </w:rPr>
        <w:t xml:space="preserve">. </w:t>
      </w:r>
      <w:r w:rsidRPr="00FE7741">
        <w:rPr>
          <w:rFonts w:eastAsia="Yu Gothic Light"/>
          <w:b/>
          <w:bCs/>
          <w:color w:val="0F4761"/>
          <w:kern w:val="0"/>
          <w:lang w:eastAsia="ja-JP"/>
          <w14:ligatures w14:val="none"/>
        </w:rPr>
        <w:t>Accountable For – Dashboard Behavior (MVP)</w:t>
      </w:r>
      <w:bookmarkEnd w:id="8"/>
    </w:p>
    <w:p w:rsidRPr="00FE7741" w:rsidR="00FE7741" w:rsidP="00FE7741" w:rsidRDefault="00FE7741" w14:paraId="2FCB8944" w14:textId="77777777">
      <w:pPr>
        <w:numPr>
          <w:ilvl w:val="0"/>
          <w:numId w:val="7"/>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 xml:space="preserve">The </w:t>
      </w:r>
      <w:r w:rsidRPr="00FE7741">
        <w:rPr>
          <w:rFonts w:eastAsia="Times New Roman"/>
          <w:b/>
          <w:bCs/>
          <w:kern w:val="0"/>
          <w14:ligatures w14:val="none"/>
        </w:rPr>
        <w:t>Accountable For</w:t>
      </w:r>
      <w:r w:rsidRPr="00FE7741">
        <w:rPr>
          <w:rFonts w:eastAsia="Times New Roman"/>
          <w:kern w:val="0"/>
          <w14:ligatures w14:val="none"/>
        </w:rPr>
        <w:t xml:space="preserve"> dashboard provides users assigned as Accountable (A) with visibility and monitoring capabilities over workflow execution for the steps they are accountable for.</w:t>
      </w:r>
    </w:p>
    <w:p w:rsidRPr="00FE7741" w:rsidR="00FE7741" w:rsidP="00FE7741" w:rsidRDefault="00FE7741" w14:paraId="2E5DC774" w14:textId="77777777">
      <w:pPr>
        <w:numPr>
          <w:ilvl w:val="0"/>
          <w:numId w:val="7"/>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The dashboard is not role-based and is not a static supervisor view. Access to this dashboard is dynamically enabled at runtime based on RACI assignments within workflows.</w:t>
      </w:r>
    </w:p>
    <w:p w:rsidRPr="00FE7741" w:rsidR="00FE7741" w:rsidP="00FE7741" w:rsidRDefault="00FE7741" w14:paraId="5EB96722" w14:textId="77777777">
      <w:pPr>
        <w:spacing w:before="100" w:beforeAutospacing="1" w:after="100" w:afterAutospacing="1" w:line="240" w:lineRule="auto"/>
        <w:rPr>
          <w:rFonts w:eastAsia="Times New Roman"/>
          <w:b/>
          <w:bCs/>
          <w:kern w:val="0"/>
          <w14:ligatures w14:val="none"/>
        </w:rPr>
      </w:pPr>
      <w:r w:rsidRPr="00FE7741">
        <w:rPr>
          <w:rFonts w:eastAsia="Times New Roman"/>
          <w:b/>
          <w:bCs/>
          <w:kern w:val="0"/>
          <w14:ligatures w14:val="none"/>
        </w:rPr>
        <w:t>Access and Eligibility Rules</w:t>
      </w:r>
    </w:p>
    <w:p w:rsidRPr="00FE7741" w:rsidR="00FE7741" w:rsidP="00FE7741" w:rsidRDefault="00FE7741" w14:paraId="09B673D3" w14:textId="77777777">
      <w:pPr>
        <w:spacing w:before="100" w:beforeAutospacing="1" w:after="100" w:afterAutospacing="1" w:line="240" w:lineRule="auto"/>
        <w:rPr>
          <w:rFonts w:eastAsia="Times New Roman"/>
          <w:b/>
          <w:bCs/>
          <w:kern w:val="0"/>
          <w14:ligatures w14:val="none"/>
        </w:rPr>
      </w:pPr>
      <w:r w:rsidRPr="00FE7741">
        <w:rPr>
          <w:rFonts w:eastAsia="Times New Roman"/>
          <w:b/>
          <w:bCs/>
          <w:kern w:val="0"/>
          <w14:ligatures w14:val="none"/>
        </w:rPr>
        <w:t>Eligibility Criteria</w:t>
      </w:r>
    </w:p>
    <w:p w:rsidRPr="00FE7741" w:rsidR="00FE7741" w:rsidP="00FE7741" w:rsidRDefault="00FE7741" w14:paraId="37860B6B" w14:textId="77777777">
      <w:pPr>
        <w:numPr>
          <w:ilvl w:val="0"/>
          <w:numId w:val="8"/>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 xml:space="preserve">The Accountable For dashboard shall be visible </w:t>
      </w:r>
      <w:r w:rsidRPr="00FE7741">
        <w:rPr>
          <w:rFonts w:eastAsia="Times New Roman"/>
          <w:b/>
          <w:bCs/>
          <w:kern w:val="0"/>
          <w14:ligatures w14:val="none"/>
        </w:rPr>
        <w:t>only to users assigned as Accountable (A)</w:t>
      </w:r>
      <w:r w:rsidRPr="00FE7741">
        <w:rPr>
          <w:rFonts w:eastAsia="Times New Roman"/>
          <w:kern w:val="0"/>
          <w14:ligatures w14:val="none"/>
        </w:rPr>
        <w:t xml:space="preserve"> for one or more workflow steps</w:t>
      </w:r>
    </w:p>
    <w:p w:rsidRPr="00EA0A24" w:rsidR="00454A5D" w:rsidP="00454A5D" w:rsidRDefault="00454A5D" w14:paraId="5244260F" w14:textId="724408CD">
      <w:pPr>
        <w:numPr>
          <w:ilvl w:val="0"/>
          <w:numId w:val="8"/>
        </w:numPr>
        <w:spacing w:before="100" w:beforeAutospacing="1" w:after="100" w:afterAutospacing="1" w:line="240" w:lineRule="auto"/>
        <w:rPr>
          <w:rFonts w:eastAsia="Times New Roman"/>
          <w:kern w:val="0"/>
          <w14:ligatures w14:val="none"/>
        </w:rPr>
      </w:pPr>
      <w:r w:rsidRPr="00EA0A24">
        <w:rPr>
          <w:rFonts w:eastAsia="Times New Roman"/>
        </w:rPr>
        <w:t>If a user is not assigned as Accountable (A) in any active workflow, the Accountable For dashboard shall not be displayed, and the tab selector</w:t>
      </w:r>
      <w:r w:rsidR="00EA0A24">
        <w:rPr>
          <w:rFonts w:eastAsia="Times New Roman"/>
        </w:rPr>
        <w:t xml:space="preserve"> on the top right</w:t>
      </w:r>
      <w:r w:rsidRPr="00EA0A24">
        <w:rPr>
          <w:rFonts w:eastAsia="Times New Roman"/>
        </w:rPr>
        <w:t xml:space="preserve"> shall not be shown.</w:t>
      </w:r>
    </w:p>
    <w:p w:rsidRPr="00FE7741" w:rsidR="00FE7741" w:rsidP="00FE7741" w:rsidRDefault="00FE7741" w14:paraId="7EF4F2CA" w14:textId="77777777">
      <w:pPr>
        <w:spacing w:before="100" w:beforeAutospacing="1" w:after="100" w:afterAutospacing="1" w:line="240" w:lineRule="auto"/>
        <w:rPr>
          <w:rFonts w:eastAsia="Times New Roman"/>
          <w:b/>
          <w:bCs/>
          <w:kern w:val="0"/>
          <w14:ligatures w14:val="none"/>
        </w:rPr>
      </w:pPr>
      <w:r w:rsidRPr="00FE7741">
        <w:rPr>
          <w:rFonts w:eastAsia="Times New Roman"/>
          <w:b/>
          <w:bCs/>
          <w:kern w:val="0"/>
          <w14:ligatures w14:val="none"/>
        </w:rPr>
        <w:t>Role Independence</w:t>
      </w:r>
    </w:p>
    <w:p w:rsidRPr="00FE7741" w:rsidR="00FE7741" w:rsidP="00FE7741" w:rsidRDefault="00FE7741" w14:paraId="16132C24" w14:textId="77777777">
      <w:pPr>
        <w:numPr>
          <w:ilvl w:val="0"/>
          <w:numId w:val="9"/>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 xml:space="preserve">Access to the Accountable For dashboard is </w:t>
      </w:r>
      <w:r w:rsidRPr="00FE7741">
        <w:rPr>
          <w:rFonts w:eastAsia="Times New Roman"/>
          <w:b/>
          <w:bCs/>
          <w:kern w:val="0"/>
          <w14:ligatures w14:val="none"/>
        </w:rPr>
        <w:t>independent of user roles</w:t>
      </w:r>
    </w:p>
    <w:p w:rsidRPr="00FE7741" w:rsidR="00FE7741" w:rsidP="00FE7741" w:rsidRDefault="00FE7741" w14:paraId="7891252F" w14:textId="77777777">
      <w:pPr>
        <w:numPr>
          <w:ilvl w:val="0"/>
          <w:numId w:val="9"/>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 xml:space="preserve">Assignment to a Supervisor or Worker role is </w:t>
      </w:r>
      <w:r w:rsidRPr="00FE7741">
        <w:rPr>
          <w:rFonts w:eastAsia="Times New Roman"/>
          <w:b/>
          <w:bCs/>
          <w:kern w:val="0"/>
          <w14:ligatures w14:val="none"/>
        </w:rPr>
        <w:t>not required</w:t>
      </w:r>
    </w:p>
    <w:p w:rsidRPr="00FE7741" w:rsidR="00FE7741" w:rsidP="00FE7741" w:rsidRDefault="00FE7741" w14:paraId="734C808B" w14:textId="77777777">
      <w:pPr>
        <w:numPr>
          <w:ilvl w:val="0"/>
          <w:numId w:val="9"/>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RACI assignment alone determines access</w:t>
      </w:r>
    </w:p>
    <w:p w:rsidRPr="00FE7741" w:rsidR="00FE7741" w:rsidP="00FE7741" w:rsidRDefault="00FE7741" w14:paraId="58EC5A18" w14:textId="77777777">
      <w:p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The Accountable For tab shall display:</w:t>
      </w:r>
    </w:p>
    <w:p w:rsidRPr="00FE7741" w:rsidR="00FE7741" w:rsidP="00FE7741" w:rsidRDefault="00FE7741" w14:paraId="7E491F76" w14:textId="77777777">
      <w:pPr>
        <w:numPr>
          <w:ilvl w:val="0"/>
          <w:numId w:val="10"/>
        </w:numPr>
        <w:spacing w:before="100" w:beforeAutospacing="1" w:after="100" w:afterAutospacing="1" w:line="240" w:lineRule="auto"/>
        <w:rPr>
          <w:rFonts w:eastAsia="Times New Roman"/>
          <w:kern w:val="0"/>
          <w14:ligatures w14:val="none"/>
        </w:rPr>
      </w:pPr>
      <w:commentRangeStart w:id="9"/>
      <w:r w:rsidRPr="00FE7741">
        <w:rPr>
          <w:rFonts w:eastAsia="Times New Roman"/>
          <w:kern w:val="0"/>
          <w14:ligatures w14:val="none"/>
        </w:rPr>
        <w:t>Summary statistics of accountable items</w:t>
      </w:r>
      <w:commentRangeEnd w:id="9"/>
      <w:r w:rsidRPr="00FE7741">
        <w:rPr>
          <w:rFonts w:eastAsia="Calibri"/>
          <w:kern w:val="0"/>
          <w14:ligatures w14:val="none"/>
        </w:rPr>
        <w:commentReference w:id="9"/>
      </w:r>
    </w:p>
    <w:p w:rsidRPr="00FE7741" w:rsidR="00FE7741" w:rsidP="00FE7741" w:rsidRDefault="00FE7741" w14:paraId="5648DC6A" w14:textId="77777777">
      <w:pPr>
        <w:numPr>
          <w:ilvl w:val="0"/>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Workflow steps for which the user is Accountable</w:t>
      </w:r>
    </w:p>
    <w:p w:rsidRPr="00FE7741" w:rsidR="00FE7741" w:rsidP="00FE7741" w:rsidRDefault="00FE7741" w14:paraId="443CB3BC" w14:textId="77777777">
      <w:pPr>
        <w:numPr>
          <w:ilvl w:val="0"/>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 xml:space="preserve">Expand/collapse hierarchy: </w:t>
      </w:r>
    </w:p>
    <w:p w:rsidRPr="00FE7741" w:rsidR="00FE7741" w:rsidP="00FE7741" w:rsidRDefault="00FE7741" w14:paraId="67C81C58" w14:textId="77777777">
      <w:pPr>
        <w:numPr>
          <w:ilvl w:val="1"/>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Workflow → Step → Activities</w:t>
      </w:r>
    </w:p>
    <w:p w:rsidRPr="00FE7741" w:rsidR="00FE7741" w:rsidP="00FE7741" w:rsidRDefault="00FE7741" w14:paraId="02F44F23" w14:textId="77777777">
      <w:pPr>
        <w:numPr>
          <w:ilvl w:val="0"/>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Completion status and progress</w:t>
      </w:r>
    </w:p>
    <w:p w:rsidRPr="00FE7741" w:rsidR="00FE7741" w:rsidP="00FE7741" w:rsidRDefault="00FE7741" w14:paraId="718CAC28" w14:textId="77777777">
      <w:pPr>
        <w:numPr>
          <w:ilvl w:val="0"/>
          <w:numId w:val="10"/>
        </w:numPr>
        <w:spacing w:before="100" w:beforeAutospacing="1" w:after="100" w:afterAutospacing="1" w:line="300" w:lineRule="atLeast"/>
        <w:rPr>
          <w:rFonts w:eastAsia="Times New Roman"/>
          <w:kern w:val="0"/>
          <w14:ligatures w14:val="none"/>
        </w:rPr>
      </w:pPr>
      <w:commentRangeStart w:id="10"/>
      <w:r w:rsidRPr="00FE7741">
        <w:rPr>
          <w:rFonts w:eastAsia="Times New Roman"/>
          <w:kern w:val="0"/>
          <w14:ligatures w14:val="none"/>
        </w:rPr>
        <w:t>Exception indicators</w:t>
      </w:r>
      <w:commentRangeEnd w:id="10"/>
      <w:r w:rsidRPr="00FE7741">
        <w:rPr>
          <w:rFonts w:eastAsia="Calibri"/>
          <w:kern w:val="0"/>
          <w14:ligatures w14:val="none"/>
        </w:rPr>
        <w:commentReference w:id="10"/>
      </w:r>
      <w:r w:rsidRPr="00FE7741">
        <w:rPr>
          <w:rFonts w:eastAsia="Times New Roman"/>
          <w:kern w:val="0"/>
          <w14:ligatures w14:val="none"/>
        </w:rPr>
        <w:t xml:space="preserve">: </w:t>
      </w:r>
    </w:p>
    <w:p w:rsidRPr="00FE7741" w:rsidR="00FE7741" w:rsidP="00FE7741" w:rsidRDefault="00FE7741" w14:paraId="3CB56E73" w14:textId="77777777">
      <w:pPr>
        <w:numPr>
          <w:ilvl w:val="1"/>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 xml:space="preserve">Overdue: Indicates the number of activities </w:t>
      </w:r>
      <w:del w:author="Retief, Ferdi" w:date="2026-03-16T11:19:00Z" w:id="11">
        <w:r w:rsidRPr="00FE7741">
          <w:rPr>
            <w:rFonts w:eastAsia="Times New Roman"/>
            <w:kern w:val="0"/>
            <w14:ligatures w14:val="none"/>
          </w:rPr>
          <w:delText>pending completion</w:delText>
        </w:r>
      </w:del>
      <w:ins w:author="Retief, Ferdi" w:date="2026-03-16T11:19:00Z" w:id="12">
        <w:r w:rsidRPr="00FE7741">
          <w:rPr>
            <w:rFonts w:eastAsia="Times New Roman"/>
            <w:kern w:val="0"/>
            <w14:ligatures w14:val="none"/>
          </w:rPr>
          <w:t>overdue</w:t>
        </w:r>
      </w:ins>
      <w:r w:rsidRPr="00FE7741">
        <w:rPr>
          <w:rFonts w:eastAsia="Times New Roman"/>
          <w:kern w:val="0"/>
          <w14:ligatures w14:val="none"/>
        </w:rPr>
        <w:t xml:space="preserve">. Additionally, users are presented with </w:t>
      </w:r>
      <w:commentRangeStart w:id="13"/>
      <w:r w:rsidRPr="00FE7741">
        <w:rPr>
          <w:rFonts w:eastAsia="Times New Roman"/>
          <w:kern w:val="0"/>
          <w14:ligatures w14:val="none"/>
        </w:rPr>
        <w:t>two tabs</w:t>
      </w:r>
      <w:commentRangeEnd w:id="13"/>
      <w:r w:rsidRPr="00FE7741">
        <w:rPr>
          <w:rFonts w:eastAsia="Calibri"/>
          <w:kern w:val="0"/>
          <w14:ligatures w14:val="none"/>
        </w:rPr>
        <w:commentReference w:id="13"/>
      </w:r>
      <w:r w:rsidRPr="00FE7741">
        <w:rPr>
          <w:rFonts w:eastAsia="Times New Roman"/>
          <w:kern w:val="0"/>
          <w14:ligatures w14:val="none"/>
        </w:rPr>
        <w:t xml:space="preserve"> for further information.</w:t>
      </w:r>
    </w:p>
    <w:p w:rsidRPr="00FE7741" w:rsidR="00FE7741" w:rsidP="00FE7741" w:rsidRDefault="00FE7741" w14:paraId="175AFC2F" w14:textId="77777777">
      <w:pPr>
        <w:numPr>
          <w:ilvl w:val="2"/>
          <w:numId w:val="10"/>
        </w:numPr>
        <w:spacing w:before="100" w:beforeAutospacing="1" w:after="100" w:afterAutospacing="1" w:line="300" w:lineRule="atLeast"/>
        <w:rPr>
          <w:rFonts w:eastAsia="Times New Roman"/>
          <w:kern w:val="0"/>
          <w14:ligatures w14:val="none"/>
        </w:rPr>
      </w:pPr>
      <w:commentRangeStart w:id="14"/>
      <w:r w:rsidRPr="00FE7741">
        <w:rPr>
          <w:rFonts w:eastAsia="Times New Roman"/>
          <w:b/>
          <w:bCs/>
          <w:kern w:val="0"/>
          <w14:ligatures w14:val="none"/>
        </w:rPr>
        <w:t>Overdue</w:t>
      </w:r>
      <w:commentRangeEnd w:id="14"/>
      <w:r w:rsidRPr="00FE7741">
        <w:rPr>
          <w:rFonts w:eastAsia="Calibri"/>
          <w:b/>
          <w:kern w:val="0"/>
          <w14:ligatures w14:val="none"/>
        </w:rPr>
        <w:commentReference w:id="14"/>
      </w:r>
      <w:r w:rsidRPr="00FE7741">
        <w:rPr>
          <w:rFonts w:eastAsia="Times New Roman"/>
          <w:b/>
          <w:bCs/>
          <w:kern w:val="0"/>
          <w14:ligatures w14:val="none"/>
        </w:rPr>
        <w:t xml:space="preserve"> Actions</w:t>
      </w:r>
      <w:r w:rsidRPr="00FE7741">
        <w:rPr>
          <w:rFonts w:eastAsia="Times New Roman"/>
          <w:kern w:val="0"/>
          <w14:ligatures w14:val="none"/>
        </w:rPr>
        <w:t xml:space="preserve"> – Displays overdue task-based activities </w:t>
      </w:r>
    </w:p>
    <w:p w:rsidRPr="00FE7741" w:rsidR="00FE7741" w:rsidP="00FE7741" w:rsidRDefault="00FE7741" w14:paraId="188958B7" w14:textId="77777777">
      <w:pPr>
        <w:numPr>
          <w:ilvl w:val="2"/>
          <w:numId w:val="10"/>
        </w:numPr>
        <w:spacing w:before="100" w:beforeAutospacing="1" w:after="100" w:afterAutospacing="1" w:line="300" w:lineRule="atLeast"/>
        <w:rPr>
          <w:rFonts w:eastAsia="Times New Roman"/>
          <w:kern w:val="0"/>
          <w14:ligatures w14:val="none"/>
        </w:rPr>
      </w:pPr>
      <w:r w:rsidRPr="00FE7741">
        <w:rPr>
          <w:rFonts w:eastAsia="Times New Roman"/>
          <w:b/>
          <w:bCs/>
          <w:kern w:val="0"/>
          <w14:ligatures w14:val="none"/>
        </w:rPr>
        <w:t>Overdue Meetings</w:t>
      </w:r>
      <w:r w:rsidRPr="00FE7741">
        <w:rPr>
          <w:rFonts w:eastAsia="Times New Roman"/>
          <w:kern w:val="0"/>
          <w14:ligatures w14:val="none"/>
        </w:rPr>
        <w:t xml:space="preserve"> – Displays overdue meeting-based activities</w:t>
      </w:r>
    </w:p>
    <w:p w:rsidRPr="00FE7741" w:rsidR="00FE7741" w:rsidP="00431992" w:rsidRDefault="00FE7741" w14:paraId="01477871" w14:textId="046E99C5">
      <w:pPr>
        <w:numPr>
          <w:ilvl w:val="2"/>
          <w:numId w:val="10"/>
        </w:numPr>
        <w:spacing w:before="100" w:beforeAutospacing="1" w:after="100" w:afterAutospacing="1" w:line="300" w:lineRule="atLeast"/>
        <w:rPr>
          <w:rFonts w:eastAsia="Times New Roman"/>
          <w:kern w:val="0"/>
          <w14:ligatures w14:val="none"/>
        </w:rPr>
      </w:pPr>
      <w:r w:rsidRPr="00FE7741">
        <w:rPr>
          <w:rFonts w:eastAsia="Times New Roman"/>
          <w:kern w:val="0"/>
          <w14:ligatures w14:val="none"/>
        </w:rPr>
        <w:t xml:space="preserve">Overdue Action activities shall retain the standard action/task icon. </w:t>
      </w:r>
      <w:r w:rsidRPr="00FE7741">
        <w:rPr>
          <w:rFonts w:eastAsia="Times New Roman"/>
          <w:kern w:val="0"/>
          <w14:ligatures w14:val="none"/>
        </w:rPr>
        <w:br/>
      </w:r>
      <w:r w:rsidRPr="00FE7741">
        <w:rPr>
          <w:rFonts w:eastAsia="Times New Roman"/>
          <w:kern w:val="0"/>
          <w14:ligatures w14:val="none"/>
        </w:rPr>
        <w:t xml:space="preserve">Overdue Meeting activities shall display a meeting/calendar icon, visually distinct from actions. </w:t>
      </w:r>
    </w:p>
    <w:p w:rsidRPr="00FE7741" w:rsidR="00FE7741" w:rsidP="00FE7741" w:rsidRDefault="00FE7741" w14:paraId="2DE446E4" w14:textId="77777777">
      <w:pPr>
        <w:numPr>
          <w:ilvl w:val="0"/>
          <w:numId w:val="10"/>
        </w:numPr>
        <w:spacing w:before="100" w:beforeAutospacing="1" w:after="100" w:afterAutospacing="1" w:line="240" w:lineRule="auto"/>
        <w:rPr>
          <w:rFonts w:eastAsia="Times New Roman"/>
          <w:kern w:val="0"/>
          <w14:ligatures w14:val="none"/>
        </w:rPr>
      </w:pPr>
      <w:commentRangeStart w:id="15"/>
      <w:r w:rsidRPr="00FE7741">
        <w:rPr>
          <w:rFonts w:eastAsia="Times New Roman"/>
          <w:kern w:val="0"/>
          <w14:ligatures w14:val="none"/>
        </w:rPr>
        <w:t>For steps containing approval activities, the dashboard shall show:</w:t>
      </w:r>
      <w:commentRangeEnd w:id="15"/>
      <w:r w:rsidRPr="00FE7741">
        <w:rPr>
          <w:rFonts w:eastAsia="Calibri"/>
          <w:kern w:val="0"/>
          <w14:ligatures w14:val="none"/>
        </w:rPr>
        <w:commentReference w:id="15"/>
      </w:r>
    </w:p>
    <w:p w:rsidRPr="00FE7741" w:rsidR="00FE7741" w:rsidP="00FE7741" w:rsidRDefault="00FE7741" w14:paraId="29806961" w14:textId="77777777">
      <w:pPr>
        <w:numPr>
          <w:ilvl w:val="1"/>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Pending approvals</w:t>
      </w:r>
    </w:p>
    <w:p w:rsidRPr="00FE7741" w:rsidR="00FE7741" w:rsidP="00FE7741" w:rsidRDefault="00FE7741" w14:paraId="3E577755" w14:textId="77777777">
      <w:pPr>
        <w:numPr>
          <w:ilvl w:val="1"/>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Approved activities</w:t>
      </w:r>
    </w:p>
    <w:p w:rsidRPr="00FE7741" w:rsidR="00FE7741" w:rsidP="00FE7741" w:rsidRDefault="00FE7741" w14:paraId="3C89C5D8" w14:textId="77777777">
      <w:pPr>
        <w:numPr>
          <w:ilvl w:val="1"/>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Rejected approvals with status indication</w:t>
      </w:r>
    </w:p>
    <w:p w:rsidRPr="00FE7741" w:rsidR="00FE7741" w:rsidP="00FE7741" w:rsidRDefault="00FE7741" w14:paraId="0C77B60E" w14:textId="77777777">
      <w:pPr>
        <w:numPr>
          <w:ilvl w:val="0"/>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Rejection Impact Visibility</w:t>
      </w:r>
    </w:p>
    <w:p w:rsidRPr="00FE7741" w:rsidR="00FE7741" w:rsidP="00FE7741" w:rsidRDefault="00FE7741" w14:paraId="678FEE9B" w14:textId="77777777">
      <w:pPr>
        <w:numPr>
          <w:ilvl w:val="1"/>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Rejected approvals shall be clearly flagged</w:t>
      </w:r>
    </w:p>
    <w:p w:rsidRPr="00FE7741" w:rsidR="00FE7741" w:rsidP="00FE7741" w:rsidRDefault="00FE7741" w14:paraId="17C1A101" w14:textId="77777777">
      <w:pPr>
        <w:numPr>
          <w:ilvl w:val="1"/>
          <w:numId w:val="10"/>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 xml:space="preserve">Dependent steps shall be shown as </w:t>
      </w:r>
      <w:commentRangeStart w:id="16"/>
      <w:r w:rsidRPr="00FE7741">
        <w:rPr>
          <w:rFonts w:eastAsia="Times New Roman"/>
          <w:kern w:val="0"/>
          <w14:ligatures w14:val="none"/>
        </w:rPr>
        <w:t xml:space="preserve">blocked </w:t>
      </w:r>
      <w:commentRangeEnd w:id="16"/>
      <w:r w:rsidRPr="00FE7741">
        <w:rPr>
          <w:rFonts w:eastAsia="Calibri"/>
          <w:kern w:val="0"/>
          <w14:ligatures w14:val="none"/>
        </w:rPr>
        <w:commentReference w:id="16"/>
      </w:r>
      <w:r w:rsidRPr="00FE7741">
        <w:rPr>
          <w:rFonts w:eastAsia="Times New Roman"/>
          <w:kern w:val="0"/>
          <w14:ligatures w14:val="none"/>
        </w:rPr>
        <w:t>until re</w:t>
      </w:r>
      <w:r w:rsidRPr="00FE7741">
        <w:rPr>
          <w:rFonts w:eastAsia="Times New Roman"/>
          <w:kern w:val="0"/>
          <w14:ligatures w14:val="none"/>
        </w:rPr>
        <w:noBreakHyphen/>
        <w:t>approval is completed</w:t>
      </w:r>
    </w:p>
    <w:p w:rsidRPr="00FE7741" w:rsidR="00FE7741" w:rsidP="00FE7741" w:rsidRDefault="00FE7741" w14:paraId="7A4A5E07" w14:textId="77777777">
      <w:pPr>
        <w:spacing w:before="100" w:beforeAutospacing="1" w:after="100" w:afterAutospacing="1" w:line="240" w:lineRule="auto"/>
        <w:rPr>
          <w:rFonts w:eastAsia="Times New Roman"/>
          <w:b/>
          <w:bCs/>
          <w:kern w:val="0"/>
          <w14:ligatures w14:val="none"/>
        </w:rPr>
      </w:pPr>
      <w:r w:rsidRPr="00FE7741">
        <w:rPr>
          <w:rFonts w:eastAsia="Times New Roman"/>
          <w:b/>
          <w:bCs/>
          <w:kern w:val="0"/>
          <w14:ligatures w14:val="none"/>
        </w:rPr>
        <w:t>Restrictions and Non</w:t>
      </w:r>
      <w:r w:rsidRPr="00FE7741">
        <w:rPr>
          <w:rFonts w:eastAsia="Times New Roman"/>
          <w:b/>
          <w:bCs/>
          <w:kern w:val="0"/>
          <w14:ligatures w14:val="none"/>
        </w:rPr>
        <w:noBreakHyphen/>
        <w:t>Capabilities</w:t>
      </w:r>
    </w:p>
    <w:p w:rsidRPr="00FE7741" w:rsidR="00FE7741" w:rsidP="00FE7741" w:rsidRDefault="00FE7741" w14:paraId="12063B5D" w14:textId="77777777">
      <w:p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The Accountable For dashboard shall not allow users to:</w:t>
      </w:r>
    </w:p>
    <w:p w:rsidRPr="00FE7741" w:rsidR="00FE7741" w:rsidP="00FE7741" w:rsidRDefault="00FE7741" w14:paraId="14202C57" w14:textId="77777777">
      <w:pPr>
        <w:numPr>
          <w:ilvl w:val="0"/>
          <w:numId w:val="11"/>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Execute or complete activities</w:t>
      </w:r>
    </w:p>
    <w:p w:rsidRPr="00FE7741" w:rsidR="00FE7741" w:rsidP="00FE7741" w:rsidRDefault="00FE7741" w14:paraId="3151B902" w14:textId="77777777">
      <w:pPr>
        <w:numPr>
          <w:ilvl w:val="0"/>
          <w:numId w:val="11"/>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Approve activities unless explicitly assigned as an approver</w:t>
      </w:r>
    </w:p>
    <w:p w:rsidRPr="00FE7741" w:rsidR="00FE7741" w:rsidP="00F727E3" w:rsidRDefault="00FE7741" w14:paraId="7607F578" w14:textId="1EE404CC">
      <w:pPr>
        <w:numPr>
          <w:ilvl w:val="0"/>
          <w:numId w:val="11"/>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Edit workflows or steps</w:t>
      </w:r>
    </w:p>
    <w:p w:rsidRPr="00FE7741" w:rsidR="00FE7741" w:rsidP="00FE7741" w:rsidRDefault="00FE7741" w14:paraId="2A60F0CF" w14:textId="77777777">
      <w:pPr>
        <w:numPr>
          <w:ilvl w:val="0"/>
          <w:numId w:val="11"/>
        </w:numPr>
        <w:spacing w:before="100" w:beforeAutospacing="1" w:after="100" w:afterAutospacing="1" w:line="240" w:lineRule="auto"/>
        <w:rPr>
          <w:rFonts w:eastAsia="Times New Roman"/>
          <w:kern w:val="0"/>
          <w14:ligatures w14:val="none"/>
        </w:rPr>
      </w:pPr>
      <w:r w:rsidRPr="00FE7741">
        <w:rPr>
          <w:rFonts w:eastAsia="Times New Roman"/>
          <w:kern w:val="0"/>
          <w14:ligatures w14:val="none"/>
        </w:rPr>
        <w:t>Override execution or approval outcomes</w:t>
      </w:r>
    </w:p>
    <w:p w:rsidRPr="00FE7741" w:rsidR="00FE7741" w:rsidP="00FE7741" w:rsidRDefault="00FE7741" w14:paraId="6403048C" w14:textId="11E133F2">
      <w:pPr>
        <w:keepNext/>
        <w:keepLines/>
        <w:spacing w:before="160" w:after="80"/>
        <w:outlineLvl w:val="1"/>
        <w:rPr>
          <w:rFonts w:eastAsia="Yu Gothic Light"/>
          <w:b/>
          <w:bCs/>
          <w:color w:val="0F4761"/>
          <w:kern w:val="0"/>
          <w:lang w:eastAsia="ja-JP"/>
          <w14:ligatures w14:val="none"/>
        </w:rPr>
      </w:pPr>
      <w:bookmarkStart w:name="_Toc224228496" w:id="17"/>
      <w:r w:rsidRPr="00FE7741">
        <w:rPr>
          <w:rFonts w:eastAsia="Yu Gothic Light"/>
          <w:b/>
          <w:bCs/>
          <w:color w:val="0F4761"/>
          <w:kern w:val="0"/>
          <w:lang w:eastAsia="ja-JP"/>
          <w14:ligatures w14:val="none"/>
        </w:rPr>
        <w:t>4</w:t>
      </w:r>
      <w:r>
        <w:rPr>
          <w:rFonts w:eastAsia="Yu Gothic Light"/>
          <w:b/>
          <w:bCs/>
          <w:color w:val="0F4761"/>
          <w:kern w:val="0"/>
          <w:lang w:eastAsia="ja-JP"/>
          <w14:ligatures w14:val="none"/>
        </w:rPr>
        <w:t xml:space="preserve">. </w:t>
      </w:r>
      <w:r w:rsidRPr="00FE7741">
        <w:rPr>
          <w:rFonts w:eastAsia="Yu Gothic Light"/>
          <w:b/>
          <w:bCs/>
          <w:color w:val="0F4761"/>
          <w:kern w:val="0"/>
          <w:lang w:eastAsia="ja-JP"/>
          <w14:ligatures w14:val="none"/>
        </w:rPr>
        <w:t>My Actions – Personal Actions</w:t>
      </w:r>
      <w:bookmarkEnd w:id="17"/>
    </w:p>
    <w:p w:rsidRPr="00FE7741" w:rsidR="00FE7741" w:rsidP="00FE7741" w:rsidRDefault="00FE7741" w14:paraId="62D25669" w14:textId="77777777">
      <w:pPr>
        <w:rPr>
          <w:rFonts w:eastAsia="Yu Mincho"/>
          <w:kern w:val="0"/>
          <w:lang w:eastAsia="ja-JP"/>
          <w14:ligatures w14:val="none"/>
        </w:rPr>
      </w:pPr>
      <w:r w:rsidRPr="00FE7741">
        <w:rPr>
          <w:rFonts w:eastAsia="Yu Mincho"/>
          <w:kern w:val="0"/>
          <w:lang w:eastAsia="ja-JP"/>
          <w14:ligatures w14:val="none"/>
        </w:rPr>
        <w:t>The My Actions tab lets users easily create and manage their own personal tasks that aren’t part of any workflow. This helps users keep track of their individual work and manage their to-do list.</w:t>
      </w:r>
    </w:p>
    <w:p w:rsidRPr="00FE7741" w:rsidR="00FE7741" w:rsidP="00FE7741" w:rsidRDefault="00FE7741" w14:paraId="3A49D509" w14:textId="1D352668">
      <w:pPr>
        <w:keepNext/>
        <w:keepLines/>
        <w:spacing w:before="160" w:after="80"/>
        <w:outlineLvl w:val="2"/>
        <w:rPr>
          <w:rFonts w:eastAsia="Times New Roman"/>
          <w:b/>
          <w:color w:val="0F4761"/>
          <w:kern w:val="0"/>
          <w:sz w:val="24"/>
          <w:szCs w:val="24"/>
          <w14:ligatures w14:val="none"/>
        </w:rPr>
      </w:pPr>
      <w:bookmarkStart w:name="_Toc224228497" w:id="18"/>
      <w:r w:rsidRPr="00FE7741">
        <w:rPr>
          <w:rFonts w:eastAsia="Yu Gothic Light"/>
          <w:b/>
          <w:bCs/>
          <w:color w:val="0F4761"/>
          <w:kern w:val="0"/>
          <w:sz w:val="24"/>
          <w:szCs w:val="24"/>
          <w:lang w:eastAsia="ja-JP"/>
          <w14:ligatures w14:val="none"/>
        </w:rPr>
        <w:t xml:space="preserve">4.1 </w:t>
      </w:r>
      <w:r w:rsidRPr="00FE7741">
        <w:rPr>
          <w:rFonts w:eastAsia="Yu Gothic Light"/>
          <w:b/>
          <w:color w:val="0F4761"/>
          <w:kern w:val="0"/>
          <w:sz w:val="24"/>
          <w:szCs w:val="24"/>
          <w:lang w:eastAsia="ja-JP"/>
          <w14:ligatures w14:val="none"/>
        </w:rPr>
        <w:t>Capabilities</w:t>
      </w:r>
      <w:bookmarkEnd w:id="18"/>
      <w:r w:rsidRPr="00FE7741">
        <w:rPr>
          <w:rFonts w:eastAsia="Yu Gothic Light"/>
          <w:b/>
          <w:color w:val="0F4761"/>
          <w:kern w:val="0"/>
          <w:sz w:val="24"/>
          <w:szCs w:val="24"/>
          <w:lang w:eastAsia="ja-JP"/>
          <w14:ligatures w14:val="none"/>
        </w:rPr>
        <w:t xml:space="preserve"> </w:t>
      </w:r>
    </w:p>
    <w:p w:rsidRPr="00FE7741" w:rsidR="00FE7741" w:rsidP="00FE7741" w:rsidRDefault="00FE7741" w14:paraId="3D7E7A69" w14:textId="77777777">
      <w:pPr>
        <w:rPr>
          <w:rFonts w:eastAsia="Yu Mincho"/>
          <w:kern w:val="0"/>
          <w:lang w:eastAsia="ja-JP"/>
          <w14:ligatures w14:val="none"/>
        </w:rPr>
      </w:pPr>
      <w:r w:rsidRPr="00FE7741">
        <w:rPr>
          <w:rFonts w:eastAsia="Yu Mincho"/>
          <w:kern w:val="0"/>
          <w:lang w:eastAsia="ja-JP"/>
          <w14:ligatures w14:val="none"/>
        </w:rPr>
        <w:t>Within the My Actions tab, users are provided with several essential capabilities to help manage their individual tasks. Specifically, users can:</w:t>
      </w:r>
    </w:p>
    <w:p w:rsidRPr="00FE7741" w:rsidR="00FE7741" w:rsidP="00FE7741" w:rsidRDefault="00FE7741" w14:paraId="382AD434" w14:textId="77777777">
      <w:pPr>
        <w:numPr>
          <w:ilvl w:val="0"/>
          <w:numId w:val="12"/>
        </w:numPr>
        <w:contextualSpacing/>
        <w:rPr>
          <w:rFonts w:eastAsia="Yu Mincho"/>
          <w:kern w:val="0"/>
          <w:lang w:eastAsia="ja-JP"/>
          <w14:ligatures w14:val="none"/>
        </w:rPr>
      </w:pPr>
      <w:r w:rsidRPr="00FE7741">
        <w:rPr>
          <w:rFonts w:eastAsia="Yu Mincho"/>
          <w:kern w:val="0"/>
          <w:lang w:eastAsia="ja-JP"/>
          <w14:ligatures w14:val="none"/>
        </w:rPr>
        <w:t>Create personal actions to track tasks that are not part of any predefined workflow.</w:t>
      </w:r>
    </w:p>
    <w:p w:rsidRPr="00211BAF" w:rsidR="00211BAF" w:rsidP="00211BAF" w:rsidRDefault="00211BAF" w14:paraId="1682846C" w14:textId="77777777">
      <w:pPr>
        <w:numPr>
          <w:ilvl w:val="0"/>
          <w:numId w:val="12"/>
        </w:numPr>
        <w:spacing w:line="276" w:lineRule="auto"/>
        <w:contextualSpacing/>
        <w:rPr>
          <w:rFonts w:eastAsia="Yu Mincho"/>
          <w:kern w:val="0"/>
          <w:lang w:eastAsia="ja-JP"/>
          <w14:ligatures w14:val="none"/>
        </w:rPr>
      </w:pPr>
      <w:r>
        <w:rPr>
          <w:rFonts w:eastAsia="Times New Roman"/>
        </w:rPr>
        <w:t>Assign a personal action to another system user. Upon assignment, the personal action shall be removed from the creator’s personal actions list and added to the assigned user’s personal actions list.</w:t>
      </w:r>
    </w:p>
    <w:p w:rsidRPr="00FE7741" w:rsidR="00FE7741" w:rsidP="00FE7741" w:rsidRDefault="00FE7741" w14:paraId="5E1BA25C" w14:textId="77777777">
      <w:pPr>
        <w:numPr>
          <w:ilvl w:val="0"/>
          <w:numId w:val="12"/>
        </w:numPr>
        <w:contextualSpacing/>
        <w:rPr>
          <w:rFonts w:eastAsia="Yu Mincho"/>
          <w:kern w:val="0"/>
          <w:lang w:eastAsia="ja-JP"/>
          <w14:ligatures w14:val="none"/>
        </w:rPr>
      </w:pPr>
      <w:r w:rsidRPr="00FE7741">
        <w:rPr>
          <w:rFonts w:eastAsia="Yu Mincho"/>
          <w:kern w:val="0"/>
          <w:lang w:eastAsia="ja-JP"/>
          <w14:ligatures w14:val="none"/>
        </w:rPr>
        <w:t>Edit personal actions, allowing updates and modifications as circumstances change.</w:t>
      </w:r>
    </w:p>
    <w:p w:rsidRPr="00FE7741" w:rsidR="00FE7741" w:rsidP="00FE7741" w:rsidRDefault="00FE7741" w14:paraId="65308A99" w14:textId="77777777">
      <w:pPr>
        <w:numPr>
          <w:ilvl w:val="0"/>
          <w:numId w:val="12"/>
        </w:numPr>
        <w:contextualSpacing/>
        <w:rPr>
          <w:rFonts w:eastAsia="Yu Mincho"/>
          <w:kern w:val="0"/>
          <w:lang w:eastAsia="ja-JP"/>
          <w14:ligatures w14:val="none"/>
        </w:rPr>
      </w:pPr>
      <w:r w:rsidRPr="00FE7741">
        <w:rPr>
          <w:rFonts w:eastAsia="Yu Mincho"/>
          <w:kern w:val="0"/>
          <w:lang w:eastAsia="ja-JP"/>
          <w14:ligatures w14:val="none"/>
        </w:rPr>
        <w:t>Delete personal actions to remove tasks that are no longer relevant or required.</w:t>
      </w:r>
    </w:p>
    <w:p w:rsidRPr="00FE7741" w:rsidR="00FE7741" w:rsidP="00FE7741" w:rsidRDefault="00FE7741" w14:paraId="1241EDFF" w14:textId="77777777">
      <w:pPr>
        <w:numPr>
          <w:ilvl w:val="0"/>
          <w:numId w:val="12"/>
        </w:numPr>
        <w:contextualSpacing/>
        <w:rPr>
          <w:rFonts w:eastAsia="Yu Mincho"/>
          <w:kern w:val="0"/>
          <w:lang w:eastAsia="ja-JP"/>
          <w14:ligatures w14:val="none"/>
        </w:rPr>
      </w:pPr>
      <w:r w:rsidRPr="00FE7741">
        <w:rPr>
          <w:rFonts w:eastAsia="Yu Mincho"/>
          <w:kern w:val="0"/>
          <w:lang w:eastAsia="ja-JP"/>
          <w14:ligatures w14:val="none"/>
        </w:rPr>
        <w:t>Mark personal actions as completed once the associated task has been fulfilled.</w:t>
      </w:r>
    </w:p>
    <w:p w:rsidRPr="00FE7741" w:rsidR="00FE7741" w:rsidP="00FE7741" w:rsidRDefault="00FE7741" w14:paraId="0653FE05" w14:textId="2F01795F">
      <w:pPr>
        <w:keepNext/>
        <w:keepLines/>
        <w:spacing w:before="160" w:after="80"/>
        <w:outlineLvl w:val="2"/>
        <w:rPr>
          <w:rFonts w:eastAsia="Yu Gothic Light"/>
          <w:b/>
          <w:color w:val="0F4761"/>
          <w:kern w:val="0"/>
          <w:sz w:val="24"/>
          <w:szCs w:val="24"/>
          <w:lang w:eastAsia="ja-JP"/>
          <w14:ligatures w14:val="none"/>
        </w:rPr>
      </w:pPr>
      <w:bookmarkStart w:name="_Toc224228498" w:id="19"/>
      <w:r w:rsidRPr="00FE7741">
        <w:rPr>
          <w:rFonts w:eastAsia="Yu Gothic Light"/>
          <w:b/>
          <w:bCs/>
          <w:color w:val="0F4761"/>
          <w:kern w:val="0"/>
          <w:sz w:val="24"/>
          <w:szCs w:val="24"/>
          <w:lang w:eastAsia="ja-JP"/>
          <w14:ligatures w14:val="none"/>
        </w:rPr>
        <w:t xml:space="preserve">4.2 </w:t>
      </w:r>
      <w:r w:rsidRPr="00FE7741">
        <w:rPr>
          <w:rFonts w:eastAsia="Yu Gothic Light"/>
          <w:b/>
          <w:color w:val="0F4761"/>
          <w:kern w:val="0"/>
          <w:sz w:val="24"/>
          <w:szCs w:val="24"/>
          <w:lang w:eastAsia="ja-JP"/>
          <w14:ligatures w14:val="none"/>
        </w:rPr>
        <w:t>Ownership and Scope</w:t>
      </w:r>
      <w:bookmarkEnd w:id="19"/>
      <w:r w:rsidRPr="00FE7741">
        <w:rPr>
          <w:rFonts w:eastAsia="Yu Gothic Light"/>
          <w:b/>
          <w:color w:val="0F4761"/>
          <w:kern w:val="0"/>
          <w:sz w:val="24"/>
          <w:szCs w:val="24"/>
          <w:lang w:eastAsia="ja-JP"/>
          <w14:ligatures w14:val="none"/>
        </w:rPr>
        <w:t xml:space="preserve"> </w:t>
      </w:r>
    </w:p>
    <w:p w:rsidRPr="00FE7741" w:rsidR="00FE7741" w:rsidP="00FE7741" w:rsidRDefault="00FE7741" w14:paraId="5F44CA00" w14:textId="77777777">
      <w:pPr>
        <w:numPr>
          <w:ilvl w:val="0"/>
          <w:numId w:val="13"/>
        </w:numPr>
        <w:contextualSpacing/>
        <w:rPr>
          <w:rFonts w:eastAsia="Yu Mincho"/>
          <w:kern w:val="0"/>
          <w:lang w:eastAsia="ja-JP"/>
          <w14:ligatures w14:val="none"/>
        </w:rPr>
      </w:pPr>
      <w:r w:rsidRPr="00FE7741">
        <w:rPr>
          <w:rFonts w:eastAsia="Yu Mincho"/>
          <w:kern w:val="0"/>
          <w:lang w:eastAsia="ja-JP"/>
          <w14:ligatures w14:val="none"/>
        </w:rPr>
        <w:t xml:space="preserve">Personal actions are exclusively owned by the user who created them. </w:t>
      </w:r>
    </w:p>
    <w:p w:rsidRPr="00FE7741" w:rsidR="00FE7741" w:rsidP="00FE7741" w:rsidRDefault="00FE7741" w14:paraId="6D064713" w14:textId="77777777">
      <w:pPr>
        <w:numPr>
          <w:ilvl w:val="0"/>
          <w:numId w:val="13"/>
        </w:numPr>
        <w:contextualSpacing/>
        <w:rPr>
          <w:rFonts w:eastAsia="Yu Mincho"/>
          <w:kern w:val="0"/>
          <w:lang w:eastAsia="ja-JP"/>
          <w14:ligatures w14:val="none"/>
        </w:rPr>
      </w:pPr>
      <w:r w:rsidRPr="00FE7741">
        <w:rPr>
          <w:rFonts w:eastAsia="Yu Mincho"/>
          <w:kern w:val="0"/>
          <w:lang w:eastAsia="ja-JP"/>
          <w14:ligatures w14:val="none"/>
        </w:rPr>
        <w:t xml:space="preserve">These actions remain private and are visible only to their owner, ensuring confidentiality and individual task management. </w:t>
      </w:r>
    </w:p>
    <w:p w:rsidRPr="00FE7741" w:rsidR="00FE7741" w:rsidP="00FE7741" w:rsidRDefault="00FE7741" w14:paraId="24E1A561" w14:textId="77777777">
      <w:pPr>
        <w:numPr>
          <w:ilvl w:val="0"/>
          <w:numId w:val="13"/>
        </w:numPr>
        <w:contextualSpacing/>
        <w:rPr>
          <w:rFonts w:eastAsia="Yu Mincho"/>
          <w:kern w:val="0"/>
          <w:lang w:eastAsia="ja-JP"/>
          <w14:ligatures w14:val="none"/>
        </w:rPr>
      </w:pPr>
      <w:r w:rsidRPr="00FE7741">
        <w:rPr>
          <w:rFonts w:eastAsia="Yu Mincho"/>
          <w:kern w:val="0"/>
          <w:lang w:eastAsia="ja-JP"/>
          <w14:ligatures w14:val="none"/>
        </w:rPr>
        <w:t>Personal actions operate independently and do not affect workflow progress, dependencies, or compliance metrics within the broader system.</w:t>
      </w:r>
    </w:p>
    <w:p w:rsidRPr="00FE7741" w:rsidR="00FE7741" w:rsidP="00FE7741" w:rsidRDefault="00FE7741" w14:paraId="7F924F47" w14:textId="77777777">
      <w:pPr>
        <w:spacing w:line="276" w:lineRule="auto"/>
        <w:rPr>
          <w:rFonts w:eastAsia="Yu Mincho"/>
          <w:kern w:val="0"/>
          <w:lang w:eastAsia="ja-JP"/>
          <w14:ligatures w14:val="none"/>
        </w:rPr>
      </w:pPr>
      <w:proofErr w:type="gramStart"/>
      <w:r w:rsidRPr="00FE7741">
        <w:rPr>
          <w:rFonts w:eastAsia="Yu Mincho"/>
          <w:kern w:val="0"/>
          <w:highlight w:val="yellow"/>
          <w:lang w:eastAsia="ja-JP"/>
          <w14:ligatures w14:val="none"/>
        </w:rPr>
        <w:t>Note :</w:t>
      </w:r>
      <w:proofErr w:type="gramEnd"/>
      <w:r w:rsidRPr="00FE7741">
        <w:rPr>
          <w:rFonts w:eastAsia="Yu Mincho"/>
          <w:kern w:val="0"/>
          <w:highlight w:val="yellow"/>
          <w:lang w:eastAsia="ja-JP"/>
          <w14:ligatures w14:val="none"/>
        </w:rPr>
        <w:t xml:space="preserve"> Updated VD Screens will be placed soon</w:t>
      </w:r>
    </w:p>
    <w:p w:rsidRPr="00FE7741" w:rsidR="00FE7741" w:rsidP="00FE7741" w:rsidRDefault="00FE7741" w14:paraId="2AF85D37" w14:textId="2C594800">
      <w:pPr>
        <w:keepNext/>
        <w:keepLines/>
        <w:spacing w:before="160" w:after="80"/>
        <w:outlineLvl w:val="1"/>
        <w:rPr>
          <w:rFonts w:eastAsia="Yu Gothic Light"/>
          <w:b/>
          <w:bCs/>
          <w:color w:val="0F4761"/>
          <w:kern w:val="0"/>
          <w:lang w:eastAsia="ja-JP"/>
          <w14:ligatures w14:val="none"/>
        </w:rPr>
      </w:pPr>
      <w:bookmarkStart w:name="_Toc224228499" w:id="20"/>
      <w:r w:rsidRPr="00FE7741">
        <w:rPr>
          <w:rFonts w:eastAsia="Yu Gothic Light"/>
          <w:b/>
          <w:color w:val="0F4761"/>
          <w:kern w:val="0"/>
          <w:highlight w:val="yellow"/>
          <w:lang w:eastAsia="ja-JP"/>
          <w14:ligatures w14:val="none"/>
        </w:rPr>
        <w:t>5.</w:t>
      </w:r>
      <w:r>
        <w:rPr>
          <w:rFonts w:eastAsia="Yu Gothic Light"/>
          <w:b/>
          <w:color w:val="0F4761"/>
          <w:kern w:val="0"/>
          <w:highlight w:val="yellow"/>
          <w:lang w:eastAsia="ja-JP"/>
          <w14:ligatures w14:val="none"/>
        </w:rPr>
        <w:t xml:space="preserve"> </w:t>
      </w:r>
      <w:r w:rsidRPr="00FE7741">
        <w:rPr>
          <w:rFonts w:eastAsia="Yu Gothic Light"/>
          <w:b/>
          <w:color w:val="0F4761"/>
          <w:kern w:val="0"/>
          <w:highlight w:val="yellow"/>
          <w:lang w:eastAsia="ja-JP"/>
          <w14:ligatures w14:val="none"/>
        </w:rPr>
        <w:t>Summary Metrics Section</w:t>
      </w:r>
      <w:bookmarkEnd w:id="20"/>
    </w:p>
    <w:p w:rsidRPr="00FE7741" w:rsidR="00FE7741" w:rsidP="00FE7741" w:rsidRDefault="00FE7741" w14:paraId="151CDBBA" w14:textId="77777777">
      <w:pPr>
        <w:rPr>
          <w:rFonts w:ascii="Aptos" w:hAnsi="Aptos" w:eastAsia="Yu Mincho" w:cs="Arial"/>
          <w:kern w:val="0"/>
          <w:lang w:eastAsia="ja-JP"/>
          <w14:ligatures w14:val="none"/>
        </w:rPr>
      </w:pPr>
      <w:r w:rsidRPr="00FE7741">
        <w:rPr>
          <w:rFonts w:ascii="Aptos" w:hAnsi="Aptos" w:eastAsia="Yu Mincho" w:cs="Arial"/>
          <w:noProof/>
          <w:kern w:val="0"/>
          <w:lang w:eastAsia="ja-JP"/>
          <w14:ligatures w14:val="none"/>
        </w:rPr>
        <w:drawing>
          <wp:inline distT="0" distB="0" distL="0" distR="0" wp14:anchorId="590AC266" wp14:editId="0CD0B9E5">
            <wp:extent cx="5734050" cy="12827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1282700"/>
                    </a:xfrm>
                    <a:prstGeom prst="rect">
                      <a:avLst/>
                    </a:prstGeom>
                    <a:noFill/>
                    <a:ln>
                      <a:noFill/>
                    </a:ln>
                  </pic:spPr>
                </pic:pic>
              </a:graphicData>
            </a:graphic>
          </wp:inline>
        </w:drawing>
      </w:r>
    </w:p>
    <w:p w:rsidRPr="00FE7741" w:rsidR="00FE7741" w:rsidP="00FE7741" w:rsidRDefault="00FE7741" w14:paraId="0F2632C2" w14:textId="77777777">
      <w:pPr>
        <w:rPr>
          <w:rFonts w:eastAsia="Yu Mincho"/>
          <w:kern w:val="0"/>
          <w:lang w:eastAsia="ja-JP"/>
          <w14:ligatures w14:val="none"/>
        </w:rPr>
      </w:pPr>
      <w:r w:rsidRPr="00FE7741">
        <w:rPr>
          <w:rFonts w:eastAsia="Yu Mincho"/>
          <w:kern w:val="0"/>
          <w:lang w:eastAsia="ja-JP"/>
          <w14:ligatures w14:val="none"/>
        </w:rPr>
        <w:t>The top section of the My Activities page displays summary level activity metrics to provide users with immediate operational awareness. Each metric represents a distinct aspect of activity status to help users quickly assess their current responsibilities and progress.</w:t>
      </w:r>
    </w:p>
    <w:p w:rsidRPr="00FE7741" w:rsidR="00FE7741" w:rsidP="00FE7741" w:rsidRDefault="00FE7741" w14:paraId="4775FB31" w14:textId="3181AEEC">
      <w:pPr>
        <w:numPr>
          <w:ilvl w:val="0"/>
          <w:numId w:val="14"/>
        </w:numPr>
        <w:contextualSpacing/>
        <w:rPr>
          <w:rFonts w:eastAsia="Yu Mincho"/>
          <w:kern w:val="0"/>
          <w:lang w:eastAsia="ja-JP"/>
          <w14:ligatures w14:val="none"/>
        </w:rPr>
      </w:pPr>
      <w:commentRangeStart w:id="21"/>
      <w:r w:rsidRPr="00FE7741">
        <w:rPr>
          <w:rFonts w:eastAsia="Yu Mincho"/>
          <w:b/>
          <w:bCs/>
          <w:kern w:val="0"/>
          <w:lang w:eastAsia="ja-JP"/>
          <w14:ligatures w14:val="none"/>
        </w:rPr>
        <w:t xml:space="preserve">Workflow Steps </w:t>
      </w:r>
      <w:proofErr w:type="gramStart"/>
      <w:r w:rsidR="003364DA">
        <w:rPr>
          <w:rFonts w:eastAsia="Yu Mincho"/>
          <w:b/>
          <w:bCs/>
          <w:kern w:val="0"/>
          <w:lang w:eastAsia="ja-JP"/>
          <w14:ligatures w14:val="none"/>
        </w:rPr>
        <w:t>To</w:t>
      </w:r>
      <w:proofErr w:type="gramEnd"/>
      <w:r w:rsidR="003364DA">
        <w:rPr>
          <w:rFonts w:eastAsia="Yu Mincho"/>
          <w:b/>
          <w:bCs/>
          <w:kern w:val="0"/>
          <w:lang w:eastAsia="ja-JP"/>
          <w14:ligatures w14:val="none"/>
        </w:rPr>
        <w:t xml:space="preserve"> Do</w:t>
      </w:r>
      <w:r w:rsidR="004678DF">
        <w:rPr>
          <w:rFonts w:eastAsia="Yu Mincho"/>
          <w:b/>
          <w:bCs/>
          <w:kern w:val="0"/>
          <w:lang w:eastAsia="ja-JP"/>
          <w14:ligatures w14:val="none"/>
        </w:rPr>
        <w:t>…</w:t>
      </w:r>
      <w:r w:rsidRPr="00FE7741">
        <w:rPr>
          <w:rFonts w:eastAsia="Yu Mincho"/>
          <w:b/>
          <w:bCs/>
          <w:kern w:val="0"/>
          <w:lang w:eastAsia="ja-JP"/>
          <w14:ligatures w14:val="none"/>
        </w:rPr>
        <w:t>d</w:t>
      </w:r>
      <w:commentRangeEnd w:id="21"/>
      <w:r w:rsidRPr="00FE7741">
        <w:rPr>
          <w:rFonts w:eastAsia="Yu Mincho"/>
          <w:kern w:val="0"/>
          <w:lang w:eastAsia="ja-JP"/>
          <w14:ligatures w14:val="none"/>
        </w:rPr>
        <w:commentReference w:id="21"/>
      </w:r>
      <w:r w:rsidRPr="00FE7741">
        <w:rPr>
          <w:rFonts w:eastAsia="Yu Mincho"/>
          <w:kern w:val="0"/>
          <w:lang w:eastAsia="ja-JP"/>
          <w14:ligatures w14:val="none"/>
        </w:rPr>
        <w:t>: The total number of workflow steps currently in progress/ assigned to the user, including all states and statuses.</w:t>
      </w:r>
    </w:p>
    <w:p w:rsidRPr="00FE7741" w:rsidR="00FE7741" w:rsidP="00FE7741" w:rsidRDefault="00FE7741" w14:paraId="143261EB" w14:textId="44EC09C8">
      <w:pPr>
        <w:numPr>
          <w:ilvl w:val="0"/>
          <w:numId w:val="14"/>
        </w:numPr>
        <w:contextualSpacing/>
        <w:rPr>
          <w:rFonts w:eastAsia="Yu Mincho"/>
          <w:kern w:val="0"/>
          <w:lang w:eastAsia="ja-JP"/>
          <w14:ligatures w14:val="none"/>
        </w:rPr>
      </w:pPr>
      <w:commentRangeStart w:id="22"/>
      <w:r w:rsidRPr="00FE7741">
        <w:rPr>
          <w:rFonts w:eastAsia="Yu Mincho"/>
          <w:b/>
          <w:bCs/>
          <w:kern w:val="0"/>
          <w:lang w:eastAsia="ja-JP"/>
          <w14:ligatures w14:val="none"/>
        </w:rPr>
        <w:t xml:space="preserve">Actions </w:t>
      </w:r>
      <w:r w:rsidR="003C06A9">
        <w:rPr>
          <w:rFonts w:eastAsia="Yu Mincho"/>
          <w:b/>
          <w:bCs/>
          <w:kern w:val="0"/>
          <w:lang w:eastAsia="ja-JP"/>
          <w14:ligatures w14:val="none"/>
        </w:rPr>
        <w:t>To Do</w:t>
      </w:r>
      <w:r w:rsidR="004678DF">
        <w:rPr>
          <w:rFonts w:eastAsia="Yu Mincho"/>
          <w:b/>
          <w:bCs/>
          <w:kern w:val="0"/>
          <w:lang w:eastAsia="ja-JP"/>
          <w14:ligatures w14:val="none"/>
        </w:rPr>
        <w:t>…</w:t>
      </w:r>
      <w:r w:rsidRPr="00FE7741">
        <w:rPr>
          <w:rFonts w:eastAsia="Yu Mincho"/>
          <w:b/>
          <w:bCs/>
          <w:kern w:val="0"/>
          <w:lang w:eastAsia="ja-JP"/>
          <w14:ligatures w14:val="none"/>
        </w:rPr>
        <w:t>d</w:t>
      </w:r>
      <w:commentRangeEnd w:id="22"/>
      <w:r w:rsidRPr="00FE7741">
        <w:rPr>
          <w:rFonts w:eastAsia="Yu Mincho"/>
          <w:kern w:val="0"/>
          <w:lang w:eastAsia="ja-JP"/>
          <w14:ligatures w14:val="none"/>
        </w:rPr>
        <w:commentReference w:id="22"/>
      </w:r>
      <w:r w:rsidRPr="00FE7741">
        <w:rPr>
          <w:rFonts w:eastAsia="Yu Mincho"/>
          <w:kern w:val="0"/>
          <w:lang w:eastAsia="ja-JP"/>
          <w14:ligatures w14:val="none"/>
        </w:rPr>
        <w:t>: Activities that are scheduled for future execution and are not yet actionable, either due to future start times or dependencies that have not been met.</w:t>
      </w:r>
    </w:p>
    <w:p w:rsidRPr="00FE7741" w:rsidR="00FE7741" w:rsidP="00FE7741" w:rsidRDefault="00FE7741" w14:paraId="6BE3230D" w14:textId="77777777">
      <w:pPr>
        <w:numPr>
          <w:ilvl w:val="0"/>
          <w:numId w:val="14"/>
        </w:numPr>
        <w:contextualSpacing/>
        <w:rPr>
          <w:rFonts w:eastAsia="Yu Mincho"/>
          <w:kern w:val="0"/>
          <w:lang w:eastAsia="ja-JP"/>
          <w14:ligatures w14:val="none"/>
        </w:rPr>
      </w:pPr>
      <w:commentRangeStart w:id="23"/>
      <w:r w:rsidRPr="00FE7741">
        <w:rPr>
          <w:rFonts w:eastAsia="Yu Mincho"/>
          <w:b/>
          <w:color w:val="000000"/>
          <w:kern w:val="0"/>
          <w:szCs w:val="24"/>
          <w:lang w:eastAsia="ja-JP"/>
          <w14:ligatures w14:val="none"/>
        </w:rPr>
        <w:t>Meetings Scheduled</w:t>
      </w:r>
      <w:commentRangeEnd w:id="23"/>
      <w:r w:rsidRPr="00FE7741">
        <w:rPr>
          <w:rFonts w:eastAsia="Yu Mincho"/>
          <w:color w:val="000000"/>
          <w:kern w:val="0"/>
          <w:szCs w:val="16"/>
          <w:lang w:eastAsia="ja-JP"/>
          <w14:ligatures w14:val="none"/>
        </w:rPr>
        <w:commentReference w:id="23"/>
      </w:r>
      <w:r w:rsidRPr="00FE7741">
        <w:rPr>
          <w:rFonts w:eastAsia="Yu Mincho"/>
          <w:color w:val="000000"/>
          <w:kern w:val="0"/>
          <w:szCs w:val="24"/>
          <w:lang w:eastAsia="ja-JP"/>
          <w14:ligatures w14:val="none"/>
        </w:rPr>
        <w:t xml:space="preserve">: This status shows number of meetings scheduled. It helps users track official meetings and improves visibility for participants, making it easier to organize tasks and prepare for </w:t>
      </w:r>
      <w:r w:rsidRPr="00FE7741">
        <w:rPr>
          <w:rFonts w:eastAsia="Yu Mincho"/>
          <w:color w:val="000000"/>
          <w:kern w:val="0"/>
          <w:lang w:eastAsia="ja-JP"/>
          <w14:ligatures w14:val="none"/>
        </w:rPr>
        <w:t>discussions or decisions.</w:t>
      </w:r>
    </w:p>
    <w:p w:rsidRPr="00FE7741" w:rsidR="00FE7741" w:rsidP="00FE7741" w:rsidRDefault="00FE7741" w14:paraId="03C489C9" w14:textId="77777777">
      <w:pPr>
        <w:numPr>
          <w:ilvl w:val="0"/>
          <w:numId w:val="15"/>
        </w:numPr>
        <w:ind w:left="660"/>
        <w:contextualSpacing/>
        <w:rPr>
          <w:rFonts w:ascii="Aptos" w:hAnsi="Aptos" w:eastAsia="Yu Mincho" w:cs="Arial"/>
          <w:kern w:val="0"/>
          <w:lang w:eastAsia="ja-JP"/>
          <w14:ligatures w14:val="none"/>
        </w:rPr>
      </w:pPr>
      <w:commentRangeStart w:id="24"/>
      <w:r w:rsidRPr="00FE7741">
        <w:rPr>
          <w:rFonts w:eastAsia="Yu Mincho"/>
          <w:b/>
          <w:color w:val="000000"/>
          <w:kern w:val="0"/>
          <w:szCs w:val="24"/>
          <w:lang w:eastAsia="ja-JP"/>
          <w14:ligatures w14:val="none"/>
        </w:rPr>
        <w:t>Overdue Activities</w:t>
      </w:r>
      <w:commentRangeEnd w:id="24"/>
      <w:r w:rsidRPr="00FE7741">
        <w:rPr>
          <w:rFonts w:eastAsia="Yu Mincho"/>
          <w:b/>
          <w:color w:val="000000"/>
          <w:kern w:val="0"/>
          <w:szCs w:val="16"/>
          <w:lang w:eastAsia="ja-JP"/>
          <w14:ligatures w14:val="none"/>
        </w:rPr>
        <w:commentReference w:id="24"/>
      </w:r>
      <w:r w:rsidRPr="00FE7741">
        <w:rPr>
          <w:rFonts w:eastAsia="Yu Mincho"/>
          <w:b/>
          <w:color w:val="000000"/>
          <w:kern w:val="0"/>
          <w:szCs w:val="24"/>
          <w:lang w:eastAsia="ja-JP"/>
          <w14:ligatures w14:val="none"/>
        </w:rPr>
        <w:t>:</w:t>
      </w:r>
      <w:r w:rsidRPr="00FE7741">
        <w:rPr>
          <w:rFonts w:eastAsia="Yu Mincho"/>
          <w:color w:val="000000"/>
          <w:kern w:val="0"/>
          <w:szCs w:val="24"/>
          <w:lang w:eastAsia="ja-JP"/>
          <w14:ligatures w14:val="none"/>
        </w:rPr>
        <w:t xml:space="preserve"> Indicates the number of activities pending completion. Additionally, users are presented with two tabs for further information.</w:t>
      </w:r>
    </w:p>
    <w:p w:rsidRPr="00FE7741" w:rsidR="00FE7741" w:rsidP="00FE7741" w:rsidRDefault="00FE7741" w14:paraId="25E69267" w14:textId="77777777">
      <w:pPr>
        <w:numPr>
          <w:ilvl w:val="1"/>
          <w:numId w:val="14"/>
        </w:numPr>
        <w:contextualSpacing/>
        <w:rPr>
          <w:rFonts w:eastAsia="Yu Mincho"/>
          <w:color w:val="000000"/>
          <w:kern w:val="0"/>
          <w:lang w:eastAsia="ja-JP"/>
          <w14:ligatures w14:val="none"/>
        </w:rPr>
      </w:pPr>
      <w:r w:rsidRPr="00FE7741">
        <w:rPr>
          <w:rFonts w:eastAsia="Yu Mincho"/>
          <w:b/>
          <w:bCs/>
          <w:color w:val="000000"/>
          <w:kern w:val="0"/>
          <w:lang w:eastAsia="ja-JP"/>
          <w14:ligatures w14:val="none"/>
        </w:rPr>
        <w:t>Overdue Actions</w:t>
      </w:r>
      <w:r w:rsidRPr="00FE7741">
        <w:rPr>
          <w:rFonts w:eastAsia="Yu Mincho"/>
          <w:color w:val="000000"/>
          <w:kern w:val="0"/>
          <w:lang w:eastAsia="ja-JP"/>
          <w14:ligatures w14:val="none"/>
        </w:rPr>
        <w:t xml:space="preserve"> – Displays overdue task-based activities </w:t>
      </w:r>
    </w:p>
    <w:p w:rsidRPr="00FE7741" w:rsidR="00FE7741" w:rsidP="00FE7741" w:rsidRDefault="00FE7741" w14:paraId="198B3D9B" w14:textId="77777777">
      <w:pPr>
        <w:numPr>
          <w:ilvl w:val="1"/>
          <w:numId w:val="14"/>
        </w:numPr>
        <w:contextualSpacing/>
        <w:rPr>
          <w:rFonts w:eastAsia="Yu Mincho"/>
          <w:color w:val="000000"/>
          <w:kern w:val="0"/>
          <w:lang w:eastAsia="ja-JP"/>
          <w14:ligatures w14:val="none"/>
        </w:rPr>
      </w:pPr>
      <w:commentRangeStart w:id="25"/>
      <w:r w:rsidRPr="00FE7741">
        <w:rPr>
          <w:rFonts w:eastAsia="Yu Mincho"/>
          <w:b/>
          <w:bCs/>
          <w:color w:val="000000"/>
          <w:kern w:val="0"/>
          <w:lang w:eastAsia="ja-JP"/>
          <w14:ligatures w14:val="none"/>
        </w:rPr>
        <w:t>Overdue Meetings</w:t>
      </w:r>
      <w:r w:rsidRPr="00FE7741">
        <w:rPr>
          <w:rFonts w:eastAsia="Yu Mincho"/>
          <w:color w:val="000000"/>
          <w:kern w:val="0"/>
          <w:lang w:eastAsia="ja-JP"/>
          <w14:ligatures w14:val="none"/>
        </w:rPr>
        <w:t xml:space="preserve"> </w:t>
      </w:r>
      <w:commentRangeEnd w:id="25"/>
      <w:r w:rsidRPr="00FE7741">
        <w:rPr>
          <w:rFonts w:eastAsia="Yu Mincho"/>
          <w:color w:val="000000"/>
          <w:kern w:val="0"/>
          <w:lang w:eastAsia="ja-JP"/>
          <w14:ligatures w14:val="none"/>
        </w:rPr>
        <w:commentReference w:id="25"/>
      </w:r>
      <w:r w:rsidRPr="00FE7741">
        <w:rPr>
          <w:rFonts w:eastAsia="Yu Mincho"/>
          <w:color w:val="000000"/>
          <w:kern w:val="0"/>
          <w:lang w:eastAsia="ja-JP"/>
          <w14:ligatures w14:val="none"/>
        </w:rPr>
        <w:t>– Displays overdue meeting-based activities</w:t>
      </w:r>
    </w:p>
    <w:p w:rsidRPr="00FE7741" w:rsidR="00FE7741" w:rsidP="00807CF1" w:rsidRDefault="00FE7741" w14:paraId="675D290A" w14:textId="5A4C1C13">
      <w:pPr>
        <w:numPr>
          <w:ilvl w:val="1"/>
          <w:numId w:val="14"/>
        </w:numPr>
        <w:spacing w:after="0"/>
        <w:contextualSpacing/>
        <w:rPr>
          <w:rFonts w:eastAsia="Times New Roman"/>
          <w:kern w:val="0"/>
          <w14:ligatures w14:val="none"/>
        </w:rPr>
      </w:pPr>
      <w:r w:rsidRPr="00FE7741">
        <w:rPr>
          <w:rFonts w:eastAsia="Times New Roman"/>
          <w:kern w:val="0"/>
          <w14:ligatures w14:val="none"/>
        </w:rPr>
        <w:t xml:space="preserve">Overdue Action activities shall retain the standard action/task icon. </w:t>
      </w:r>
      <w:r w:rsidRPr="00FE7741">
        <w:rPr>
          <w:rFonts w:eastAsia="Times New Roman"/>
          <w:kern w:val="0"/>
          <w14:ligatures w14:val="none"/>
        </w:rPr>
        <w:br/>
      </w:r>
      <w:r w:rsidRPr="00FE7741">
        <w:rPr>
          <w:rFonts w:eastAsia="Times New Roman"/>
          <w:kern w:val="0"/>
          <w14:ligatures w14:val="none"/>
        </w:rPr>
        <w:t xml:space="preserve">Overdue Meeting activities shall display a meeting/calendar icon, visually distinct from actions. </w:t>
      </w:r>
    </w:p>
    <w:p w:rsidRPr="00FE7741" w:rsidR="00FE7741" w:rsidP="00FE7741" w:rsidRDefault="00FE7741" w14:paraId="7BFC655B" w14:textId="77777777">
      <w:pPr>
        <w:spacing w:after="0" w:line="300" w:lineRule="atLeast"/>
        <w:rPr>
          <w:rFonts w:ascii="Segoe UI" w:hAnsi="Segoe UI" w:eastAsia="Times New Roman" w:cs="Segoe UI"/>
          <w:kern w:val="0"/>
          <w14:ligatures w14:val="none"/>
        </w:rPr>
      </w:pPr>
    </w:p>
    <w:p w:rsidRPr="00FE7741" w:rsidR="00FE7741" w:rsidP="00FE7741" w:rsidRDefault="00FE7741" w14:paraId="1CC95683" w14:textId="77777777">
      <w:pPr>
        <w:numPr>
          <w:ilvl w:val="0"/>
          <w:numId w:val="14"/>
        </w:numPr>
        <w:contextualSpacing/>
        <w:rPr>
          <w:rFonts w:eastAsia="Yu Mincho"/>
          <w:b/>
          <w:bCs/>
          <w:color w:val="000000"/>
          <w:kern w:val="0"/>
          <w:lang w:eastAsia="ja-JP"/>
          <w14:ligatures w14:val="none"/>
        </w:rPr>
      </w:pPr>
      <w:commentRangeStart w:id="26"/>
      <w:r w:rsidRPr="00FE7741">
        <w:rPr>
          <w:rFonts w:eastAsia="Yu Mincho"/>
          <w:b/>
          <w:bCs/>
          <w:color w:val="000000"/>
          <w:kern w:val="0"/>
          <w:lang w:eastAsia="ja-JP"/>
          <w14:ligatures w14:val="none"/>
        </w:rPr>
        <w:t>Completed Activities</w:t>
      </w:r>
      <w:r w:rsidRPr="00FE7741">
        <w:rPr>
          <w:rFonts w:eastAsia="Yu Mincho"/>
          <w:color w:val="000000"/>
          <w:kern w:val="0"/>
          <w:lang w:eastAsia="ja-JP"/>
          <w14:ligatures w14:val="none"/>
        </w:rPr>
        <w:t xml:space="preserve">: </w:t>
      </w:r>
      <w:commentRangeEnd w:id="26"/>
      <w:r w:rsidRPr="00FE7741">
        <w:rPr>
          <w:rFonts w:eastAsia="Yu Mincho"/>
          <w:color w:val="000000"/>
          <w:kern w:val="0"/>
          <w:lang w:eastAsia="ja-JP"/>
          <w14:ligatures w14:val="none"/>
        </w:rPr>
        <w:commentReference w:id="26"/>
      </w:r>
      <w:r w:rsidRPr="00FE7741">
        <w:rPr>
          <w:rFonts w:eastAsia="Yu Mincho"/>
          <w:color w:val="000000"/>
          <w:kern w:val="0"/>
          <w:lang w:eastAsia="ja-JP"/>
          <w14:ligatures w14:val="none"/>
        </w:rPr>
        <w:t>Displays the number of completed activities.</w:t>
      </w:r>
    </w:p>
    <w:p w:rsidRPr="00FE7741" w:rsidR="00FE7741" w:rsidP="00FE7741" w:rsidRDefault="00FE7741" w14:paraId="73089C34" w14:textId="77777777">
      <w:pPr>
        <w:numPr>
          <w:ilvl w:val="0"/>
          <w:numId w:val="14"/>
        </w:numPr>
        <w:contextualSpacing/>
        <w:rPr>
          <w:rFonts w:eastAsia="Yu Mincho"/>
          <w:b/>
          <w:bCs/>
          <w:color w:val="000000"/>
          <w:kern w:val="0"/>
          <w:highlight w:val="yellow"/>
          <w:lang w:eastAsia="ja-JP"/>
          <w14:ligatures w14:val="none"/>
        </w:rPr>
      </w:pPr>
      <w:commentRangeStart w:id="27"/>
      <w:r w:rsidRPr="00FE7741">
        <w:rPr>
          <w:rFonts w:eastAsia="Yu Mincho"/>
          <w:b/>
          <w:bCs/>
          <w:color w:val="000000"/>
          <w:kern w:val="0"/>
          <w:highlight w:val="yellow"/>
          <w:lang w:eastAsia="ja-JP"/>
          <w14:ligatures w14:val="none"/>
        </w:rPr>
        <w:t>Approval Count</w:t>
      </w:r>
      <w:commentRangeEnd w:id="27"/>
      <w:r w:rsidRPr="00FE7741">
        <w:rPr>
          <w:rFonts w:eastAsia="Yu Mincho"/>
          <w:b/>
          <w:bCs/>
          <w:color w:val="000000"/>
          <w:kern w:val="0"/>
          <w:highlight w:val="yellow"/>
          <w:lang w:eastAsia="ja-JP"/>
          <w14:ligatures w14:val="none"/>
        </w:rPr>
        <w:commentReference w:id="27"/>
      </w:r>
      <w:r w:rsidRPr="00FE7741">
        <w:rPr>
          <w:rFonts w:eastAsia="Yu Mincho"/>
          <w:b/>
          <w:bCs/>
          <w:color w:val="000000"/>
          <w:kern w:val="0"/>
          <w:highlight w:val="yellow"/>
          <w:lang w:eastAsia="ja-JP"/>
          <w14:ligatures w14:val="none"/>
        </w:rPr>
        <w:t xml:space="preserve"> - TBD</w:t>
      </w:r>
    </w:p>
    <w:p w:rsidRPr="00FE7741" w:rsidR="00FE7741" w:rsidP="00FE7741" w:rsidRDefault="00FE7741" w14:paraId="2C5D7512" w14:textId="77777777">
      <w:pPr>
        <w:rPr>
          <w:rFonts w:ascii="Aptos" w:hAnsi="Aptos" w:eastAsia="Yu Mincho" w:cs="Arial"/>
          <w:kern w:val="0"/>
          <w:lang w:eastAsia="ja-JP"/>
          <w14:ligatures w14:val="none"/>
        </w:rPr>
      </w:pPr>
      <w:r w:rsidRPr="00FE7741">
        <w:rPr>
          <w:rFonts w:eastAsia="Yu Mincho"/>
          <w:kern w:val="0"/>
          <w:lang w:eastAsia="ja-JP"/>
          <w14:ligatures w14:val="none"/>
        </w:rPr>
        <w:t>These metrics update dynamically based on activity status and are intended for informational and situational awareness purposes only. They do not serve as navigation controls.</w:t>
      </w:r>
    </w:p>
    <w:p w:rsidRPr="00FE7741" w:rsidR="00FE7741" w:rsidP="00FE7741" w:rsidRDefault="00FE7741" w14:paraId="186108E3" w14:textId="34600A0E">
      <w:pPr>
        <w:keepNext/>
        <w:keepLines/>
        <w:spacing w:before="160" w:after="80"/>
        <w:outlineLvl w:val="1"/>
        <w:rPr>
          <w:rFonts w:eastAsia="Yu Gothic Light"/>
          <w:b/>
          <w:bCs/>
          <w:color w:val="0F4761"/>
          <w:kern w:val="0"/>
          <w:lang w:eastAsia="ja-JP"/>
          <w14:ligatures w14:val="none"/>
        </w:rPr>
      </w:pPr>
      <w:bookmarkStart w:name="_Toc224228500" w:id="28"/>
      <w:r>
        <w:rPr>
          <w:rFonts w:eastAsia="Yu Gothic Light"/>
          <w:b/>
          <w:bCs/>
          <w:color w:val="0F4761"/>
          <w:kern w:val="0"/>
          <w:lang w:eastAsia="ja-JP"/>
          <w14:ligatures w14:val="none"/>
        </w:rPr>
        <w:t>6.</w:t>
      </w:r>
      <w:r w:rsidRPr="00FE7741">
        <w:rPr>
          <w:rFonts w:eastAsia="Yu Gothic Light"/>
          <w:b/>
          <w:bCs/>
          <w:color w:val="0F4761"/>
          <w:kern w:val="0"/>
          <w:lang w:eastAsia="ja-JP"/>
          <w14:ligatures w14:val="none"/>
        </w:rPr>
        <w:t xml:space="preserve"> Activity Filter Bar</w:t>
      </w:r>
      <w:bookmarkEnd w:id="28"/>
    </w:p>
    <w:p w:rsidRPr="00FE7741" w:rsidR="00FE7741" w:rsidP="00FE7741" w:rsidRDefault="00FE7741" w14:paraId="5D9E9BAB" w14:textId="77777777">
      <w:pPr>
        <w:rPr>
          <w:rFonts w:ascii="Aptos" w:hAnsi="Aptos" w:eastAsia="Yu Mincho" w:cs="Arial"/>
          <w:kern w:val="0"/>
          <w:lang w:eastAsia="ja-JP"/>
          <w14:ligatures w14:val="none"/>
        </w:rPr>
      </w:pPr>
      <w:r w:rsidRPr="00FE7741">
        <w:rPr>
          <w:rFonts w:ascii="Aptos" w:hAnsi="Aptos" w:eastAsia="Yu Mincho" w:cs="Arial"/>
          <w:noProof/>
          <w:kern w:val="0"/>
          <w:lang w:eastAsia="ja-JP"/>
          <w14:ligatures w14:val="none"/>
        </w:rPr>
        <w:drawing>
          <wp:inline distT="0" distB="0" distL="0" distR="0" wp14:anchorId="3E783CD1" wp14:editId="25C1E15D">
            <wp:extent cx="5676900" cy="1441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996" t="5811"/>
                    <a:stretch>
                      <a:fillRect/>
                    </a:stretch>
                  </pic:blipFill>
                  <pic:spPr bwMode="auto">
                    <a:xfrm>
                      <a:off x="0" y="0"/>
                      <a:ext cx="5676900" cy="1441450"/>
                    </a:xfrm>
                    <a:prstGeom prst="rect">
                      <a:avLst/>
                    </a:prstGeom>
                    <a:noFill/>
                    <a:ln>
                      <a:noFill/>
                    </a:ln>
                  </pic:spPr>
                </pic:pic>
              </a:graphicData>
            </a:graphic>
          </wp:inline>
        </w:drawing>
      </w:r>
    </w:p>
    <w:p w:rsidRPr="00FE7741" w:rsidR="00FE7741" w:rsidP="00FE7741" w:rsidRDefault="00FE7741" w14:paraId="28C6D999" w14:textId="77777777">
      <w:pPr>
        <w:rPr>
          <w:rFonts w:eastAsia="Yu Mincho"/>
          <w:kern w:val="0"/>
          <w:lang w:eastAsia="ja-JP"/>
          <w14:ligatures w14:val="none"/>
        </w:rPr>
      </w:pPr>
      <w:r w:rsidRPr="00FE7741">
        <w:rPr>
          <w:rFonts w:eastAsia="Yu Mincho"/>
          <w:kern w:val="0"/>
          <w:lang w:eastAsia="ja-JP"/>
          <w14:ligatures w14:val="none"/>
        </w:rPr>
        <w:t>Activity filtering is enabled through a horizontal filter bar positioned below the summary metrics.</w:t>
      </w:r>
    </w:p>
    <w:p w:rsidRPr="00FE7741" w:rsidR="00FE7741" w:rsidP="00FE7741" w:rsidRDefault="00FE7741" w14:paraId="6F967A53" w14:textId="77777777">
      <w:pPr>
        <w:rPr>
          <w:rFonts w:eastAsia="Yu Mincho"/>
          <w:kern w:val="0"/>
          <w:lang w:eastAsia="ja-JP"/>
          <w14:ligatures w14:val="none"/>
        </w:rPr>
      </w:pPr>
      <w:r w:rsidRPr="00FE7741">
        <w:rPr>
          <w:rFonts w:eastAsia="Yu Mincho"/>
          <w:kern w:val="0"/>
          <w:lang w:eastAsia="ja-JP"/>
          <w14:ligatures w14:val="none"/>
        </w:rPr>
        <w:t xml:space="preserve">The filter bar allows users to toggle between the following </w:t>
      </w:r>
      <w:commentRangeStart w:id="29"/>
      <w:r w:rsidRPr="00FE7741">
        <w:rPr>
          <w:rFonts w:eastAsia="Yu Mincho"/>
          <w:kern w:val="0"/>
          <w:lang w:eastAsia="ja-JP"/>
          <w14:ligatures w14:val="none"/>
        </w:rPr>
        <w:t>activity states</w:t>
      </w:r>
      <w:commentRangeEnd w:id="29"/>
      <w:r w:rsidRPr="00FE7741">
        <w:rPr>
          <w:rFonts w:eastAsia="Yu Mincho"/>
          <w:kern w:val="0"/>
          <w:lang w:eastAsia="ja-JP"/>
          <w14:ligatures w14:val="none"/>
        </w:rPr>
        <w:commentReference w:id="29"/>
      </w:r>
      <w:r w:rsidRPr="00FE7741">
        <w:rPr>
          <w:rFonts w:eastAsia="Yu Mincho"/>
          <w:kern w:val="0"/>
          <w:lang w:eastAsia="ja-JP"/>
          <w14:ligatures w14:val="none"/>
        </w:rPr>
        <w:t>:</w:t>
      </w:r>
    </w:p>
    <w:p w:rsidRPr="00FE7741" w:rsidR="00FE7741" w:rsidP="00FE7741" w:rsidRDefault="00FE7741" w14:paraId="7ADFC7BF" w14:textId="77777777">
      <w:pPr>
        <w:numPr>
          <w:ilvl w:val="0"/>
          <w:numId w:val="17"/>
        </w:numPr>
        <w:rPr>
          <w:rFonts w:eastAsia="Yu Mincho"/>
          <w:kern w:val="0"/>
          <w:lang w:eastAsia="ja-JP"/>
          <w14:ligatures w14:val="none"/>
        </w:rPr>
      </w:pPr>
      <w:r w:rsidRPr="00FE7741">
        <w:rPr>
          <w:rFonts w:eastAsia="Yu Mincho"/>
          <w:b/>
          <w:bCs/>
          <w:kern w:val="0"/>
          <w:lang w:eastAsia="ja-JP"/>
          <w14:ligatures w14:val="none"/>
        </w:rPr>
        <w:t>Overdue</w:t>
      </w:r>
      <w:r w:rsidRPr="00FE7741">
        <w:rPr>
          <w:rFonts w:eastAsia="Yu Mincho"/>
          <w:kern w:val="0"/>
          <w:lang w:eastAsia="ja-JP"/>
          <w14:ligatures w14:val="none"/>
        </w:rPr>
        <w:t xml:space="preserve"> – Activities that have passed their scheduled due time</w:t>
      </w:r>
    </w:p>
    <w:p w:rsidRPr="00FE7741" w:rsidR="00FE7741" w:rsidP="00FE7741" w:rsidRDefault="00FE7741" w14:paraId="75FEE57E" w14:textId="77777777">
      <w:pPr>
        <w:numPr>
          <w:ilvl w:val="0"/>
          <w:numId w:val="17"/>
        </w:numPr>
        <w:rPr>
          <w:rFonts w:eastAsia="Yu Mincho"/>
          <w:kern w:val="0"/>
          <w:lang w:eastAsia="ja-JP"/>
          <w14:ligatures w14:val="none"/>
        </w:rPr>
      </w:pPr>
      <w:r w:rsidRPr="00FE7741">
        <w:rPr>
          <w:rFonts w:eastAsia="Yu Mincho"/>
          <w:b/>
          <w:bCs/>
          <w:kern w:val="0"/>
          <w:lang w:eastAsia="ja-JP"/>
          <w14:ligatures w14:val="none"/>
        </w:rPr>
        <w:t>To Do</w:t>
      </w:r>
      <w:r w:rsidRPr="00FE7741">
        <w:rPr>
          <w:rFonts w:eastAsia="Yu Mincho"/>
          <w:kern w:val="0"/>
          <w:lang w:eastAsia="ja-JP"/>
          <w14:ligatures w14:val="none"/>
        </w:rPr>
        <w:t xml:space="preserve"> – Active and unlocked activities that are ready for execution</w:t>
      </w:r>
    </w:p>
    <w:p w:rsidR="00FE7741" w:rsidP="00FE7741" w:rsidRDefault="00FE7741" w14:paraId="4EB6FD65" w14:textId="77777777">
      <w:pPr>
        <w:numPr>
          <w:ilvl w:val="0"/>
          <w:numId w:val="17"/>
        </w:numPr>
        <w:rPr>
          <w:rFonts w:eastAsia="Yu Mincho"/>
          <w:kern w:val="0"/>
          <w:lang w:eastAsia="ja-JP"/>
          <w14:ligatures w14:val="none"/>
        </w:rPr>
      </w:pPr>
      <w:r w:rsidRPr="00FE7741">
        <w:rPr>
          <w:rFonts w:eastAsia="Yu Mincho"/>
          <w:b/>
          <w:bCs/>
          <w:kern w:val="0"/>
          <w:lang w:eastAsia="ja-JP"/>
          <w14:ligatures w14:val="none"/>
        </w:rPr>
        <w:t>Upcoming</w:t>
      </w:r>
      <w:r w:rsidRPr="00FE7741">
        <w:rPr>
          <w:rFonts w:eastAsia="Yu Mincho"/>
          <w:kern w:val="0"/>
          <w:lang w:eastAsia="ja-JP"/>
          <w14:ligatures w14:val="none"/>
        </w:rPr>
        <w:t xml:space="preserve"> – Activities that are not yet actionable due to future start times or unmet dependencies</w:t>
      </w:r>
    </w:p>
    <w:p w:rsidR="00F86392" w:rsidP="00FE7741" w:rsidRDefault="00F86392" w14:paraId="0F28BCD1" w14:textId="63517311">
      <w:pPr>
        <w:numPr>
          <w:ilvl w:val="0"/>
          <w:numId w:val="17"/>
        </w:numPr>
        <w:rPr>
          <w:rFonts w:eastAsia="Yu Mincho"/>
          <w:kern w:val="0"/>
          <w:lang w:eastAsia="ja-JP"/>
          <w14:ligatures w14:val="none"/>
        </w:rPr>
      </w:pPr>
      <w:r>
        <w:rPr>
          <w:rFonts w:eastAsia="Yu Mincho"/>
          <w:b/>
          <w:bCs/>
          <w:kern w:val="0"/>
          <w:lang w:eastAsia="ja-JP"/>
          <w14:ligatures w14:val="none"/>
        </w:rPr>
        <w:t xml:space="preserve">Completed </w:t>
      </w:r>
      <w:r>
        <w:rPr>
          <w:rFonts w:eastAsia="Yu Mincho"/>
          <w:kern w:val="0"/>
          <w:lang w:eastAsia="ja-JP"/>
          <w14:ligatures w14:val="none"/>
        </w:rPr>
        <w:t>– Activities that have been completed by the user.</w:t>
      </w:r>
    </w:p>
    <w:p w:rsidR="00351DA6" w:rsidP="00FE7741" w:rsidRDefault="0065575D" w14:paraId="6D56768F" w14:textId="2909E8ED">
      <w:pPr>
        <w:numPr>
          <w:ilvl w:val="0"/>
          <w:numId w:val="17"/>
        </w:numPr>
        <w:rPr>
          <w:rFonts w:eastAsia="Yu Mincho"/>
          <w:kern w:val="0"/>
          <w:lang w:eastAsia="ja-JP"/>
          <w14:ligatures w14:val="none"/>
        </w:rPr>
      </w:pPr>
      <w:r>
        <w:rPr>
          <w:rFonts w:eastAsia="Yu Mincho"/>
          <w:b/>
          <w:bCs/>
          <w:kern w:val="0"/>
          <w:lang w:eastAsia="ja-JP"/>
          <w14:ligatures w14:val="none"/>
        </w:rPr>
        <w:t xml:space="preserve">My Actions </w:t>
      </w:r>
      <w:r w:rsidRPr="0065575D">
        <w:rPr>
          <w:rFonts w:eastAsia="Yu Mincho"/>
          <w:kern w:val="0"/>
          <w:lang w:eastAsia="ja-JP"/>
          <w14:ligatures w14:val="none"/>
        </w:rPr>
        <w:t>-</w:t>
      </w:r>
      <w:r>
        <w:rPr>
          <w:rFonts w:eastAsia="Yu Mincho"/>
          <w:kern w:val="0"/>
          <w:lang w:eastAsia="ja-JP"/>
          <w14:ligatures w14:val="none"/>
        </w:rPr>
        <w:t xml:space="preserve"> Activities that are personally assigned / created by the user for working on the activities. This </w:t>
      </w:r>
      <w:r w:rsidR="00D4669A">
        <w:rPr>
          <w:rFonts w:eastAsia="Yu Mincho"/>
          <w:kern w:val="0"/>
          <w:lang w:eastAsia="ja-JP"/>
          <w14:ligatures w14:val="none"/>
        </w:rPr>
        <w:t xml:space="preserve">will also display personal actions assigned by other users to </w:t>
      </w:r>
      <w:r w:rsidR="0004094F">
        <w:rPr>
          <w:rFonts w:eastAsia="Yu Mincho"/>
          <w:kern w:val="0"/>
          <w:lang w:eastAsia="ja-JP"/>
          <w14:ligatures w14:val="none"/>
        </w:rPr>
        <w:t>that individual user</w:t>
      </w:r>
    </w:p>
    <w:p w:rsidRPr="00FE7741" w:rsidR="00FE7741" w:rsidP="00FE7741" w:rsidRDefault="00FE7741" w14:paraId="5D23F7D0" w14:textId="77777777">
      <w:pPr>
        <w:rPr>
          <w:rFonts w:eastAsia="Yu Mincho"/>
          <w:kern w:val="0"/>
          <w:lang w:eastAsia="ja-JP"/>
          <w14:ligatures w14:val="none"/>
        </w:rPr>
      </w:pPr>
      <w:r w:rsidRPr="00FE7741">
        <w:rPr>
          <w:rFonts w:eastAsia="Yu Mincho"/>
          <w:kern w:val="0"/>
          <w:lang w:eastAsia="ja-JP"/>
          <w14:ligatures w14:val="none"/>
        </w:rPr>
        <w:t>In addition to state</w:t>
      </w:r>
      <w:r w:rsidRPr="00FE7741">
        <w:rPr>
          <w:rFonts w:eastAsia="Yu Mincho"/>
          <w:kern w:val="0"/>
          <w:lang w:eastAsia="ja-JP"/>
          <w14:ligatures w14:val="none"/>
        </w:rPr>
        <w:noBreakHyphen/>
        <w:t>based filtering, the filter bar provides:</w:t>
      </w:r>
    </w:p>
    <w:p w:rsidRPr="00FE7741" w:rsidR="00FE7741" w:rsidP="00FE7741" w:rsidRDefault="00FE7741" w14:paraId="47E6C486" w14:textId="77777777">
      <w:pPr>
        <w:numPr>
          <w:ilvl w:val="0"/>
          <w:numId w:val="18"/>
        </w:numPr>
        <w:contextualSpacing/>
        <w:rPr>
          <w:rFonts w:eastAsia="Yu Mincho"/>
          <w:kern w:val="0"/>
          <w:lang w:eastAsia="ja-JP"/>
          <w14:ligatures w14:val="none"/>
        </w:rPr>
      </w:pPr>
      <w:r w:rsidRPr="00FE7741">
        <w:rPr>
          <w:rFonts w:eastAsia="Yu Mincho"/>
          <w:b/>
          <w:bCs/>
          <w:kern w:val="0"/>
          <w:lang w:eastAsia="ja-JP"/>
          <w14:ligatures w14:val="none"/>
        </w:rPr>
        <w:t>Search Functionality:</w:t>
      </w:r>
      <w:r w:rsidRPr="00FE7741">
        <w:rPr>
          <w:rFonts w:eastAsia="Yu Mincho"/>
          <w:kern w:val="0"/>
          <w:lang w:eastAsia="ja-JP"/>
          <w14:ligatures w14:val="none"/>
        </w:rPr>
        <w:t xml:space="preserve"> Users can quickly locate specific activities by entering search terms related to the activity’s name or its context. This allows for rapid identification and access to relevant tasks within the workflow.</w:t>
      </w:r>
    </w:p>
    <w:p w:rsidRPr="00FE7741" w:rsidR="00FE7741" w:rsidP="00FE7741" w:rsidRDefault="00FE7741" w14:paraId="7B0E19F9" w14:textId="77777777">
      <w:pPr>
        <w:numPr>
          <w:ilvl w:val="0"/>
          <w:numId w:val="18"/>
        </w:numPr>
        <w:contextualSpacing/>
        <w:rPr>
          <w:rFonts w:eastAsia="Yu Mincho"/>
          <w:kern w:val="0"/>
          <w:lang w:eastAsia="ja-JP"/>
          <w14:ligatures w14:val="none"/>
        </w:rPr>
      </w:pPr>
      <w:r w:rsidRPr="00FE7741">
        <w:rPr>
          <w:rFonts w:eastAsia="Yu Mincho"/>
          <w:b/>
          <w:bCs/>
          <w:kern w:val="0"/>
          <w:lang w:eastAsia="ja-JP"/>
          <w14:ligatures w14:val="none"/>
        </w:rPr>
        <w:t>Filter Options</w:t>
      </w:r>
      <w:r w:rsidRPr="00FE7741">
        <w:rPr>
          <w:rFonts w:eastAsia="Yu Mincho"/>
          <w:kern w:val="0"/>
          <w:lang w:eastAsia="ja-JP"/>
          <w14:ligatures w14:val="none"/>
        </w:rPr>
        <w:t xml:space="preserve">: The </w:t>
      </w:r>
      <w:r w:rsidRPr="00FE7741">
        <w:rPr>
          <w:rFonts w:eastAsia="Yu Mincho"/>
          <w:b/>
          <w:bCs/>
          <w:kern w:val="0"/>
          <w:lang w:eastAsia="ja-JP"/>
          <w14:ligatures w14:val="none"/>
        </w:rPr>
        <w:t>Filter</w:t>
      </w:r>
      <w:r w:rsidRPr="00FE7741">
        <w:rPr>
          <w:rFonts w:eastAsia="Yu Mincho"/>
          <w:kern w:val="0"/>
          <w:lang w:eastAsia="ja-JP"/>
          <w14:ligatures w14:val="none"/>
        </w:rPr>
        <w:t xml:space="preserve"> functionality allows users to </w:t>
      </w:r>
      <w:r w:rsidRPr="00FE7741">
        <w:rPr>
          <w:rFonts w:eastAsia="Yu Mincho"/>
          <w:b/>
          <w:bCs/>
          <w:kern w:val="0"/>
          <w:lang w:eastAsia="ja-JP"/>
          <w14:ligatures w14:val="none"/>
        </w:rPr>
        <w:t>systematically narrow down data sets</w:t>
      </w:r>
      <w:r w:rsidRPr="00FE7741">
        <w:rPr>
          <w:rFonts w:eastAsia="Yu Mincho"/>
          <w:kern w:val="0"/>
          <w:lang w:eastAsia="ja-JP"/>
          <w14:ligatures w14:val="none"/>
        </w:rPr>
        <w:t xml:space="preserve"> based on predefined criteria, helping them focus only on what is relevant to their role, responsibility, and timeframe.</w:t>
      </w:r>
    </w:p>
    <w:p w:rsidRPr="00FE7741" w:rsidR="00FE7741" w:rsidP="00FE7741" w:rsidRDefault="00FE7741" w14:paraId="670768BB" w14:textId="77777777">
      <w:pPr>
        <w:numPr>
          <w:ilvl w:val="1"/>
          <w:numId w:val="18"/>
        </w:numPr>
        <w:contextualSpacing/>
        <w:rPr>
          <w:rFonts w:eastAsia="Yu Mincho"/>
          <w:b/>
          <w:bCs/>
          <w:kern w:val="0"/>
          <w:lang w:eastAsia="ja-JP"/>
          <w14:ligatures w14:val="none"/>
        </w:rPr>
      </w:pPr>
      <w:r w:rsidRPr="00FE7741">
        <w:rPr>
          <w:rFonts w:eastAsia="Yu Mincho"/>
          <w:b/>
          <w:bCs/>
          <w:kern w:val="0"/>
          <w:lang w:eastAsia="ja-JP"/>
          <w14:ligatures w14:val="none"/>
        </w:rPr>
        <w:t>Key Objectives of Filter</w:t>
      </w:r>
    </w:p>
    <w:p w:rsidRPr="00FE7741" w:rsidR="00FE7741" w:rsidP="00FE7741" w:rsidRDefault="00FE7741" w14:paraId="2249B0C4"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Filters allow users to limit results based on attributes such as:</w:t>
      </w:r>
    </w:p>
    <w:p w:rsidRPr="00FE7741" w:rsidR="00FE7741" w:rsidP="005318A4" w:rsidRDefault="00FE7741" w14:paraId="28A7CACD" w14:textId="5C61E429">
      <w:pPr>
        <w:numPr>
          <w:ilvl w:val="2"/>
          <w:numId w:val="18"/>
        </w:numPr>
        <w:contextualSpacing/>
        <w:rPr>
          <w:rFonts w:eastAsia="Yu Mincho"/>
          <w:kern w:val="0"/>
          <w:lang w:eastAsia="ja-JP"/>
          <w14:ligatures w14:val="none"/>
        </w:rPr>
      </w:pPr>
      <w:commentRangeStart w:id="30"/>
      <w:r w:rsidRPr="00FE7741">
        <w:rPr>
          <w:rFonts w:eastAsia="Yu Mincho"/>
          <w:kern w:val="0"/>
          <w:lang w:eastAsia="ja-JP"/>
          <w14:ligatures w14:val="none"/>
        </w:rPr>
        <w:t>Timeframe (This Week, This Month, Upcoming)</w:t>
      </w:r>
      <w:commentRangeEnd w:id="30"/>
      <w:r w:rsidRPr="00FE7741">
        <w:rPr>
          <w:rFonts w:eastAsia="Yu Mincho"/>
          <w:kern w:val="0"/>
          <w:lang w:eastAsia="ja-JP"/>
          <w14:ligatures w14:val="none"/>
        </w:rPr>
        <w:commentReference w:id="30"/>
      </w:r>
    </w:p>
    <w:p w:rsidRPr="00FE7741" w:rsidR="00FE7741" w:rsidP="00FE7741" w:rsidRDefault="00FE7741" w14:paraId="481BF343" w14:textId="77777777">
      <w:pPr>
        <w:numPr>
          <w:ilvl w:val="2"/>
          <w:numId w:val="18"/>
        </w:numPr>
        <w:contextualSpacing/>
        <w:rPr>
          <w:rFonts w:eastAsia="Yu Mincho"/>
          <w:kern w:val="0"/>
          <w:lang w:eastAsia="ja-JP"/>
          <w14:ligatures w14:val="none"/>
        </w:rPr>
      </w:pPr>
      <w:commentRangeStart w:id="31"/>
      <w:r w:rsidRPr="00FE7741">
        <w:rPr>
          <w:rFonts w:eastAsia="Yu Mincho"/>
          <w:kern w:val="0"/>
          <w:lang w:eastAsia="ja-JP"/>
          <w14:ligatures w14:val="none"/>
        </w:rPr>
        <w:t>Workflow frequency (Daily, Weekly, Monthly, Shift)</w:t>
      </w:r>
      <w:commentRangeEnd w:id="31"/>
      <w:r w:rsidRPr="00FE7741">
        <w:rPr>
          <w:rFonts w:eastAsia="Yu Mincho"/>
          <w:kern w:val="0"/>
          <w:lang w:eastAsia="ja-JP"/>
          <w14:ligatures w14:val="none"/>
        </w:rPr>
        <w:commentReference w:id="31"/>
      </w:r>
    </w:p>
    <w:p w:rsidRPr="00FE7741" w:rsidR="00FE7741" w:rsidP="00FE66C0" w:rsidRDefault="00FE7741" w14:paraId="66FCA537" w14:textId="32681462">
      <w:pPr>
        <w:contextualSpacing/>
        <w:rPr>
          <w:rFonts w:eastAsia="Yu Mincho"/>
          <w:kern w:val="0"/>
          <w:lang w:eastAsia="ja-JP"/>
          <w14:ligatures w14:val="none"/>
        </w:rPr>
      </w:pPr>
    </w:p>
    <w:p w:rsidRPr="00FE7741" w:rsidR="00FE7741" w:rsidP="00FE7741" w:rsidRDefault="00FE7741" w14:paraId="055B1E67" w14:textId="77777777">
      <w:pPr>
        <w:numPr>
          <w:ilvl w:val="0"/>
          <w:numId w:val="18"/>
        </w:numPr>
        <w:contextualSpacing/>
        <w:rPr>
          <w:rFonts w:eastAsia="Yu Mincho"/>
          <w:kern w:val="0"/>
          <w:lang w:eastAsia="ja-JP"/>
          <w14:ligatures w14:val="none"/>
        </w:rPr>
      </w:pPr>
      <w:r w:rsidRPr="00FE7741">
        <w:rPr>
          <w:rFonts w:eastAsia="Yu Mincho"/>
          <w:b/>
          <w:bCs/>
          <w:kern w:val="0"/>
          <w:lang w:eastAsia="ja-JP"/>
          <w14:ligatures w14:val="none"/>
        </w:rPr>
        <w:t>Search Controls:</w:t>
      </w:r>
      <w:r w:rsidRPr="00FE7741">
        <w:rPr>
          <w:rFonts w:eastAsia="Yu Mincho"/>
          <w:kern w:val="0"/>
          <w:lang w:eastAsia="ja-JP"/>
          <w14:ligatures w14:val="none"/>
        </w:rPr>
        <w:t xml:space="preserve"> The </w:t>
      </w:r>
      <w:r w:rsidRPr="00FE7741">
        <w:rPr>
          <w:rFonts w:eastAsia="Yu Mincho"/>
          <w:b/>
          <w:bCs/>
          <w:kern w:val="0"/>
          <w:lang w:eastAsia="ja-JP"/>
          <w14:ligatures w14:val="none"/>
        </w:rPr>
        <w:t>Search</w:t>
      </w:r>
      <w:r w:rsidRPr="00FE7741">
        <w:rPr>
          <w:rFonts w:eastAsia="Yu Mincho"/>
          <w:kern w:val="0"/>
          <w:lang w:eastAsia="ja-JP"/>
          <w14:ligatures w14:val="none"/>
        </w:rPr>
        <w:t xml:space="preserve"> functionality enables users to </w:t>
      </w:r>
      <w:r w:rsidRPr="00FE7741">
        <w:rPr>
          <w:rFonts w:eastAsia="Yu Mincho"/>
          <w:b/>
          <w:bCs/>
          <w:kern w:val="0"/>
          <w:lang w:eastAsia="ja-JP"/>
          <w14:ligatures w14:val="none"/>
        </w:rPr>
        <w:t>instantly locate specific items</w:t>
      </w:r>
      <w:r w:rsidRPr="00FE7741">
        <w:rPr>
          <w:rFonts w:eastAsia="Yu Mincho"/>
          <w:kern w:val="0"/>
          <w:lang w:eastAsia="ja-JP"/>
          <w14:ligatures w14:val="none"/>
        </w:rPr>
        <w:t xml:space="preserve"> without manually scanning long lists or dashboards.</w:t>
      </w:r>
    </w:p>
    <w:p w:rsidRPr="00FE7741" w:rsidR="00FE7741" w:rsidP="00FE7741" w:rsidRDefault="00FE7741" w14:paraId="13AA0CB8" w14:textId="77777777">
      <w:pPr>
        <w:numPr>
          <w:ilvl w:val="1"/>
          <w:numId w:val="18"/>
        </w:numPr>
        <w:contextualSpacing/>
        <w:rPr>
          <w:rFonts w:eastAsia="Yu Mincho"/>
          <w:b/>
          <w:bCs/>
          <w:kern w:val="0"/>
          <w:lang w:eastAsia="ja-JP"/>
          <w14:ligatures w14:val="none"/>
        </w:rPr>
      </w:pPr>
      <w:r w:rsidRPr="00FE7741">
        <w:rPr>
          <w:rFonts w:eastAsia="Yu Mincho"/>
          <w:b/>
          <w:bCs/>
          <w:kern w:val="0"/>
          <w:lang w:eastAsia="ja-JP"/>
          <w14:ligatures w14:val="none"/>
        </w:rPr>
        <w:t>Key Objectives of Search</w:t>
      </w:r>
    </w:p>
    <w:p w:rsidRPr="00FE7741" w:rsidR="00FE7741" w:rsidP="00FE7741" w:rsidRDefault="00FE7741" w14:paraId="7DB6A444" w14:textId="77777777">
      <w:pPr>
        <w:numPr>
          <w:ilvl w:val="2"/>
          <w:numId w:val="18"/>
        </w:numPr>
        <w:contextualSpacing/>
        <w:rPr>
          <w:rFonts w:eastAsia="Yu Mincho"/>
          <w:b/>
          <w:bCs/>
          <w:kern w:val="0"/>
          <w:lang w:eastAsia="ja-JP"/>
          <w14:ligatures w14:val="none"/>
        </w:rPr>
      </w:pPr>
      <w:r w:rsidRPr="00FE7741">
        <w:rPr>
          <w:rFonts w:eastAsia="Yu Mincho"/>
          <w:kern w:val="0"/>
          <w:lang w:eastAsia="ja-JP"/>
          <w14:ligatures w14:val="none"/>
        </w:rPr>
        <w:t>Allows users to quickly find workflows, steps, activities, or meetings by searching on attributes such as:</w:t>
      </w:r>
    </w:p>
    <w:p w:rsidRPr="00FE7741" w:rsidR="00FE7741" w:rsidP="00FE7741" w:rsidRDefault="00FE7741" w14:paraId="62C8B219"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Workflow name</w:t>
      </w:r>
    </w:p>
    <w:p w:rsidRPr="00FE7741" w:rsidR="00FE7741" w:rsidP="00FE7741" w:rsidRDefault="00FE7741" w14:paraId="48654A6A"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Step name</w:t>
      </w:r>
    </w:p>
    <w:p w:rsidRPr="00FE7741" w:rsidR="00FE7741" w:rsidP="00FE7741" w:rsidRDefault="00FE7741" w14:paraId="70E49C79"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Activity or meeting title</w:t>
      </w:r>
    </w:p>
    <w:p w:rsidRPr="00FE7741" w:rsidR="00FE7741" w:rsidP="00FE7741" w:rsidRDefault="00FE7741" w14:paraId="0D53B13E"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Department name</w:t>
      </w:r>
    </w:p>
    <w:p w:rsidRPr="00FE7741" w:rsidR="00FE7741" w:rsidP="00FE7741" w:rsidRDefault="00FE7741" w14:paraId="5EC33E8F" w14:textId="77777777">
      <w:pPr>
        <w:numPr>
          <w:ilvl w:val="2"/>
          <w:numId w:val="18"/>
        </w:numPr>
        <w:contextualSpacing/>
        <w:rPr>
          <w:rFonts w:eastAsia="Yu Mincho"/>
          <w:kern w:val="0"/>
          <w:lang w:eastAsia="ja-JP"/>
          <w14:ligatures w14:val="none"/>
        </w:rPr>
      </w:pPr>
      <w:r w:rsidRPr="00FE7741">
        <w:rPr>
          <w:rFonts w:eastAsia="Yu Mincho"/>
          <w:kern w:val="0"/>
          <w:lang w:eastAsia="ja-JP"/>
          <w14:ligatures w14:val="none"/>
        </w:rPr>
        <w:t>Owner / Responsible / Accountable user</w:t>
      </w:r>
    </w:p>
    <w:p w:rsidRPr="00FE7741" w:rsidR="00FE7741" w:rsidP="00FE7741" w:rsidRDefault="00FE7741" w14:paraId="0343E625" w14:textId="77777777">
      <w:pPr>
        <w:rPr>
          <w:rFonts w:eastAsia="Yu Mincho"/>
          <w:kern w:val="0"/>
          <w:lang w:eastAsia="ja-JP"/>
          <w14:ligatures w14:val="none"/>
        </w:rPr>
      </w:pPr>
      <w:r w:rsidRPr="00FE7741">
        <w:rPr>
          <w:rFonts w:eastAsia="Yu Mincho"/>
          <w:kern w:val="0"/>
          <w:lang w:eastAsia="ja-JP"/>
          <w14:ligatures w14:val="none"/>
        </w:rPr>
        <w:t>This horizontal filter mechanism replaces the need for a persistent left</w:t>
      </w:r>
      <w:r w:rsidRPr="00FE7741">
        <w:rPr>
          <w:rFonts w:eastAsia="Yu Mincho"/>
          <w:kern w:val="0"/>
          <w:lang w:eastAsia="ja-JP"/>
          <w14:ligatures w14:val="none"/>
        </w:rPr>
        <w:noBreakHyphen/>
        <w:t xml:space="preserve">hand navigation </w:t>
      </w:r>
      <w:proofErr w:type="gramStart"/>
      <w:r w:rsidRPr="00FE7741">
        <w:rPr>
          <w:rFonts w:eastAsia="Yu Mincho"/>
          <w:kern w:val="0"/>
          <w:lang w:eastAsia="ja-JP"/>
          <w14:ligatures w14:val="none"/>
        </w:rPr>
        <w:t>pane</w:t>
      </w:r>
      <w:proofErr w:type="gramEnd"/>
      <w:r w:rsidRPr="00FE7741">
        <w:rPr>
          <w:rFonts w:eastAsia="Yu Mincho"/>
          <w:kern w:val="0"/>
          <w:lang w:eastAsia="ja-JP"/>
          <w14:ligatures w14:val="none"/>
        </w:rPr>
        <w:t xml:space="preserve"> and ensures a focused execution experience.</w:t>
      </w:r>
    </w:p>
    <w:p w:rsidRPr="00FE7741" w:rsidR="00FE7741" w:rsidP="00FE7741" w:rsidRDefault="00FE7741" w14:paraId="5EE0C606" w14:textId="597E6037">
      <w:pPr>
        <w:keepNext/>
        <w:keepLines/>
        <w:spacing w:before="160" w:after="80"/>
        <w:outlineLvl w:val="1"/>
        <w:rPr>
          <w:rFonts w:eastAsia="Yu Gothic Light"/>
          <w:b/>
          <w:bCs/>
          <w:color w:val="0F4761"/>
          <w:kern w:val="0"/>
          <w:lang w:eastAsia="ja-JP"/>
          <w14:ligatures w14:val="none"/>
        </w:rPr>
      </w:pPr>
      <w:bookmarkStart w:name="_Toc224228501" w:id="32"/>
      <w:r>
        <w:rPr>
          <w:rFonts w:eastAsia="Yu Gothic Light"/>
          <w:b/>
          <w:bCs/>
          <w:color w:val="0F4761"/>
          <w:kern w:val="0"/>
          <w:lang w:eastAsia="ja-JP"/>
          <w14:ligatures w14:val="none"/>
        </w:rPr>
        <w:t>7.</w:t>
      </w:r>
      <w:r w:rsidRPr="00FE7741">
        <w:rPr>
          <w:rFonts w:eastAsia="Yu Gothic Light"/>
          <w:b/>
          <w:bCs/>
          <w:color w:val="0F4761"/>
          <w:kern w:val="0"/>
          <w:lang w:eastAsia="ja-JP"/>
          <w14:ligatures w14:val="none"/>
        </w:rPr>
        <w:t xml:space="preserve"> Step</w:t>
      </w:r>
      <w:r w:rsidRPr="00FE7741">
        <w:rPr>
          <w:rFonts w:eastAsia="Yu Gothic Light"/>
          <w:b/>
          <w:bCs/>
          <w:color w:val="0F4761"/>
          <w:kern w:val="0"/>
          <w:lang w:eastAsia="ja-JP"/>
          <w14:ligatures w14:val="none"/>
        </w:rPr>
        <w:noBreakHyphen/>
        <w:t>wise Activity Display</w:t>
      </w:r>
      <w:bookmarkEnd w:id="32"/>
      <w:r w:rsidRPr="00FE7741">
        <w:rPr>
          <w:rFonts w:eastAsia="Yu Gothic Light"/>
          <w:b/>
          <w:bCs/>
          <w:color w:val="0F4761"/>
          <w:kern w:val="0"/>
          <w:lang w:eastAsia="ja-JP"/>
          <w14:ligatures w14:val="none"/>
        </w:rPr>
        <w:t xml:space="preserve"> </w:t>
      </w:r>
    </w:p>
    <w:p w:rsidRPr="00FE7741" w:rsidR="00FE7741" w:rsidP="00FE7741" w:rsidRDefault="00FE7741" w14:paraId="7019B0F1" w14:textId="77777777">
      <w:pPr>
        <w:rPr>
          <w:rFonts w:ascii="Aptos" w:hAnsi="Aptos" w:eastAsia="Yu Mincho" w:cs="Arial"/>
          <w:kern w:val="0"/>
          <w:lang w:eastAsia="ja-JP"/>
          <w14:ligatures w14:val="none"/>
        </w:rPr>
      </w:pPr>
      <w:r w:rsidRPr="00FE7741">
        <w:rPr>
          <w:rFonts w:ascii="Aptos" w:hAnsi="Aptos" w:eastAsia="Yu Mincho" w:cs="Arial"/>
          <w:noProof/>
          <w:kern w:val="0"/>
          <w:lang w:eastAsia="ja-JP"/>
          <w14:ligatures w14:val="none"/>
        </w:rPr>
        <w:drawing>
          <wp:inline distT="0" distB="0" distL="0" distR="0" wp14:anchorId="19EF728C" wp14:editId="120A1C76">
            <wp:extent cx="5334000" cy="233045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000" cy="2330450"/>
                    </a:xfrm>
                    <a:prstGeom prst="rect">
                      <a:avLst/>
                    </a:prstGeom>
                    <a:noFill/>
                    <a:ln>
                      <a:noFill/>
                    </a:ln>
                  </pic:spPr>
                </pic:pic>
              </a:graphicData>
            </a:graphic>
          </wp:inline>
        </w:drawing>
      </w:r>
    </w:p>
    <w:p w:rsidRPr="00FE7741" w:rsidR="00FE7741" w:rsidP="00FE7741" w:rsidRDefault="00FE7741" w14:paraId="24A5F973" w14:textId="77777777">
      <w:pPr>
        <w:rPr>
          <w:rFonts w:eastAsia="Yu Mincho"/>
          <w:kern w:val="0"/>
          <w:lang w:eastAsia="ja-JP"/>
          <w14:ligatures w14:val="none"/>
        </w:rPr>
      </w:pPr>
      <w:r w:rsidRPr="00FE7741">
        <w:rPr>
          <w:rFonts w:eastAsia="Yu Mincho"/>
          <w:kern w:val="0"/>
          <w:lang w:eastAsia="ja-JP"/>
          <w14:ligatures w14:val="none"/>
        </w:rPr>
        <w:t>Activities are displayed grouped under their respective workflow steps in the main execution area.</w:t>
      </w:r>
    </w:p>
    <w:p w:rsidRPr="00FE7741" w:rsidR="00FE7741" w:rsidP="00FE7741" w:rsidRDefault="00FE7741" w14:paraId="0E5F79D6" w14:textId="77777777">
      <w:pPr>
        <w:rPr>
          <w:rFonts w:eastAsia="Yu Mincho"/>
          <w:kern w:val="0"/>
          <w:lang w:eastAsia="ja-JP"/>
          <w14:ligatures w14:val="none"/>
        </w:rPr>
      </w:pPr>
      <w:r w:rsidRPr="00FE7741">
        <w:rPr>
          <w:rFonts w:eastAsia="Yu Mincho"/>
          <w:kern w:val="0"/>
          <w:lang w:eastAsia="ja-JP"/>
          <w14:ligatures w14:val="none"/>
        </w:rPr>
        <w:t>Each workflow step is presented as a collapsible step card containing:</w:t>
      </w:r>
    </w:p>
    <w:p w:rsidRPr="00FE7741" w:rsidR="00FE7741" w:rsidP="00FE7741" w:rsidRDefault="00FE7741" w14:paraId="7FD1BE09" w14:textId="77777777">
      <w:pPr>
        <w:numPr>
          <w:ilvl w:val="0"/>
          <w:numId w:val="19"/>
        </w:numPr>
        <w:contextualSpacing/>
        <w:rPr>
          <w:rFonts w:eastAsia="Yu Mincho"/>
          <w:kern w:val="0"/>
          <w:lang w:eastAsia="ja-JP"/>
          <w14:ligatures w14:val="none"/>
        </w:rPr>
      </w:pPr>
      <w:r w:rsidRPr="00FE7741">
        <w:rPr>
          <w:rFonts w:eastAsia="Yu Mincho"/>
          <w:b/>
          <w:bCs/>
          <w:kern w:val="0"/>
          <w:lang w:eastAsia="ja-JP"/>
          <w14:ligatures w14:val="none"/>
        </w:rPr>
        <w:t>Step Start Time</w:t>
      </w:r>
      <w:r w:rsidRPr="00FE7741">
        <w:rPr>
          <w:rFonts w:eastAsia="Yu Mincho"/>
          <w:kern w:val="0"/>
          <w:lang w:eastAsia="ja-JP"/>
          <w14:ligatures w14:val="none"/>
        </w:rPr>
        <w:t>: Displays the scheduled start time for the workflow step, allowing users to understand when activities within the step become actionable.</w:t>
      </w:r>
    </w:p>
    <w:p w:rsidRPr="00FE7741" w:rsidR="00FE7741" w:rsidP="00FE7741" w:rsidRDefault="00FE7741" w14:paraId="2C74616C" w14:textId="77777777">
      <w:pPr>
        <w:numPr>
          <w:ilvl w:val="0"/>
          <w:numId w:val="19"/>
        </w:numPr>
        <w:contextualSpacing/>
        <w:rPr>
          <w:rFonts w:eastAsia="Yu Mincho"/>
          <w:kern w:val="0"/>
          <w:lang w:eastAsia="ja-JP"/>
          <w14:ligatures w14:val="none"/>
        </w:rPr>
      </w:pPr>
      <w:r w:rsidRPr="00FE7741">
        <w:rPr>
          <w:rFonts w:eastAsia="Yu Mincho"/>
          <w:b/>
          <w:bCs/>
          <w:kern w:val="0"/>
          <w:lang w:eastAsia="ja-JP"/>
          <w14:ligatures w14:val="none"/>
        </w:rPr>
        <w:t>Step Name and Description</w:t>
      </w:r>
      <w:r w:rsidRPr="00FE7741">
        <w:rPr>
          <w:rFonts w:eastAsia="Yu Mincho"/>
          <w:kern w:val="0"/>
          <w:lang w:eastAsia="ja-JP"/>
          <w14:ligatures w14:val="none"/>
        </w:rPr>
        <w:t>: Presents the name and a brief description of the workflow step, providing clarity on the step’s purpose and context within the overall workflow.</w:t>
      </w:r>
    </w:p>
    <w:p w:rsidRPr="00FE7741" w:rsidR="00FE7741" w:rsidP="00FE7741" w:rsidRDefault="00FE7741" w14:paraId="07CA3358" w14:textId="77777777">
      <w:pPr>
        <w:numPr>
          <w:ilvl w:val="0"/>
          <w:numId w:val="19"/>
        </w:numPr>
        <w:contextualSpacing/>
        <w:rPr>
          <w:rFonts w:eastAsia="Yu Mincho"/>
          <w:kern w:val="0"/>
          <w:lang w:eastAsia="ja-JP"/>
          <w14:ligatures w14:val="none"/>
        </w:rPr>
      </w:pPr>
      <w:r w:rsidRPr="00FE7741">
        <w:rPr>
          <w:rFonts w:eastAsia="Yu Mincho"/>
          <w:b/>
          <w:bCs/>
          <w:kern w:val="0"/>
          <w:lang w:eastAsia="ja-JP"/>
          <w14:ligatures w14:val="none"/>
        </w:rPr>
        <w:t>Progress Indicator</w:t>
      </w:r>
      <w:r w:rsidRPr="00FE7741">
        <w:rPr>
          <w:rFonts w:eastAsia="Yu Mincho"/>
          <w:kern w:val="0"/>
          <w:lang w:eastAsia="ja-JP"/>
          <w14:ligatures w14:val="none"/>
        </w:rPr>
        <w:t>: Visually represents the completion status of all underlying activities associated with the workflow step, enabling users to quickly assess how much work remains.</w:t>
      </w:r>
    </w:p>
    <w:p w:rsidRPr="00FE7741" w:rsidR="00FE7741" w:rsidP="00FE7741" w:rsidRDefault="00FE7741" w14:paraId="732078E7" w14:textId="77777777">
      <w:pPr>
        <w:numPr>
          <w:ilvl w:val="0"/>
          <w:numId w:val="19"/>
        </w:numPr>
        <w:contextualSpacing/>
        <w:rPr>
          <w:rFonts w:eastAsia="Yu Mincho"/>
          <w:kern w:val="0"/>
          <w:lang w:eastAsia="ja-JP"/>
          <w14:ligatures w14:val="none"/>
        </w:rPr>
      </w:pPr>
      <w:r w:rsidRPr="00FE7741">
        <w:rPr>
          <w:rFonts w:eastAsia="Yu Mincho"/>
          <w:b/>
          <w:bCs/>
          <w:kern w:val="0"/>
          <w:lang w:eastAsia="ja-JP"/>
          <w14:ligatures w14:val="none"/>
        </w:rPr>
        <w:t>RACI Role Visibility</w:t>
      </w:r>
      <w:r w:rsidRPr="00FE7741">
        <w:rPr>
          <w:rFonts w:eastAsia="Yu Mincho"/>
          <w:kern w:val="0"/>
          <w:lang w:eastAsia="ja-JP"/>
          <w14:ligatures w14:val="none"/>
        </w:rPr>
        <w:t>: Identifies the RACI (Responsible, Accountable, Consulted, Informed) roles for the workflow step, making it clear who is responsible, accountable, consulted, or informed for each activity within the step.</w:t>
      </w:r>
    </w:p>
    <w:p w:rsidRPr="00FE7741" w:rsidR="00FE7741" w:rsidP="00FE7741" w:rsidRDefault="00FE7741" w14:paraId="3FCB3020" w14:textId="77777777">
      <w:pPr>
        <w:rPr>
          <w:rFonts w:eastAsia="Yu Mincho"/>
          <w:kern w:val="0"/>
          <w:lang w:eastAsia="ja-JP"/>
          <w14:ligatures w14:val="none"/>
        </w:rPr>
      </w:pPr>
      <w:r w:rsidRPr="00FE7741">
        <w:rPr>
          <w:rFonts w:eastAsia="Yu Mincho"/>
          <w:kern w:val="0"/>
          <w:lang w:eastAsia="ja-JP"/>
          <w14:ligatures w14:val="none"/>
        </w:rPr>
        <w:t>Users can expand or collapse workflow steps to view or hide the associated activities.</w:t>
      </w:r>
    </w:p>
    <w:p w:rsidRPr="00FE7741" w:rsidR="00FE7741" w:rsidP="00FE7741" w:rsidRDefault="00FE7741" w14:paraId="71021F5A" w14:textId="77777777">
      <w:pPr>
        <w:rPr>
          <w:rFonts w:eastAsia="Yu Mincho"/>
          <w:b/>
          <w:bCs/>
          <w:kern w:val="0"/>
          <w:lang w:eastAsia="ja-JP"/>
          <w14:ligatures w14:val="none"/>
        </w:rPr>
      </w:pPr>
      <w:r w:rsidRPr="00FE7741">
        <w:rPr>
          <w:rFonts w:eastAsia="Yu Mincho"/>
          <w:b/>
          <w:bCs/>
          <w:kern w:val="0"/>
          <w:lang w:eastAsia="ja-JP"/>
          <w14:ligatures w14:val="none"/>
        </w:rPr>
        <w:t>Inline Activity Cards</w:t>
      </w:r>
    </w:p>
    <w:p w:rsidRPr="00FE7741" w:rsidR="00FE7741" w:rsidP="00FE7741" w:rsidRDefault="00FE7741" w14:paraId="7979B6D4" w14:textId="77777777">
      <w:pPr>
        <w:rPr>
          <w:rFonts w:eastAsia="Yu Mincho"/>
          <w:b/>
          <w:bCs/>
          <w:kern w:val="0"/>
          <w:lang w:eastAsia="ja-JP"/>
          <w14:ligatures w14:val="none"/>
        </w:rPr>
      </w:pPr>
      <w:r w:rsidRPr="00FE7741">
        <w:rPr>
          <w:rFonts w:eastAsia="Yu Mincho"/>
          <w:b/>
          <w:noProof/>
          <w:kern w:val="0"/>
          <w:lang w:eastAsia="ja-JP"/>
          <w14:ligatures w14:val="none"/>
        </w:rPr>
        <w:drawing>
          <wp:inline distT="0" distB="0" distL="0" distR="0" wp14:anchorId="28F285CE" wp14:editId="7B03E661">
            <wp:extent cx="5727700" cy="3556000"/>
            <wp:effectExtent l="0" t="0" r="635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556000"/>
                    </a:xfrm>
                    <a:prstGeom prst="rect">
                      <a:avLst/>
                    </a:prstGeom>
                    <a:noFill/>
                    <a:ln>
                      <a:noFill/>
                    </a:ln>
                  </pic:spPr>
                </pic:pic>
              </a:graphicData>
            </a:graphic>
          </wp:inline>
        </w:drawing>
      </w:r>
    </w:p>
    <w:p w:rsidRPr="00FE7741" w:rsidR="00FE7741" w:rsidP="00FE7741" w:rsidRDefault="00FE7741" w14:paraId="4D67DC06" w14:textId="77777777">
      <w:pPr>
        <w:rPr>
          <w:rFonts w:eastAsia="Yu Mincho"/>
          <w:kern w:val="0"/>
          <w:lang w:eastAsia="ja-JP"/>
          <w14:ligatures w14:val="none"/>
        </w:rPr>
      </w:pPr>
      <w:r w:rsidRPr="00FE7741">
        <w:rPr>
          <w:rFonts w:eastAsia="Yu Mincho"/>
          <w:kern w:val="0"/>
          <w:lang w:eastAsia="ja-JP"/>
          <w14:ligatures w14:val="none"/>
        </w:rPr>
        <w:t xml:space="preserve">When a workflow step is expanded, its activities are displayed as </w:t>
      </w:r>
      <w:r w:rsidRPr="00FE7741">
        <w:rPr>
          <w:rFonts w:eastAsia="Yu Mincho"/>
          <w:b/>
          <w:bCs/>
          <w:kern w:val="0"/>
          <w:lang w:eastAsia="ja-JP"/>
          <w14:ligatures w14:val="none"/>
        </w:rPr>
        <w:t>inline activity cards</w:t>
      </w:r>
      <w:r w:rsidRPr="00FE7741">
        <w:rPr>
          <w:rFonts w:eastAsia="Yu Mincho"/>
          <w:kern w:val="0"/>
          <w:lang w:eastAsia="ja-JP"/>
          <w14:ligatures w14:val="none"/>
        </w:rPr>
        <w:t>. Each activity card includes:</w:t>
      </w:r>
    </w:p>
    <w:p w:rsidRPr="00FE7741" w:rsidR="00FE7741" w:rsidP="00FE7741" w:rsidRDefault="00FE7741" w14:paraId="2470B982" w14:textId="77777777">
      <w:pPr>
        <w:numPr>
          <w:ilvl w:val="0"/>
          <w:numId w:val="20"/>
        </w:numPr>
        <w:contextualSpacing/>
        <w:rPr>
          <w:rFonts w:eastAsia="Yu Mincho"/>
          <w:kern w:val="0"/>
          <w:lang w:eastAsia="ja-JP"/>
          <w14:ligatures w14:val="none"/>
        </w:rPr>
      </w:pPr>
      <w:r w:rsidRPr="00FE7741">
        <w:rPr>
          <w:rFonts w:eastAsia="Yu Mincho"/>
          <w:b/>
          <w:bCs/>
          <w:kern w:val="0"/>
          <w:lang w:eastAsia="ja-JP"/>
          <w14:ligatures w14:val="none"/>
        </w:rPr>
        <w:t>Activity Type</w:t>
      </w:r>
      <w:r w:rsidRPr="00FE7741">
        <w:rPr>
          <w:rFonts w:eastAsia="Yu Mincho"/>
          <w:kern w:val="0"/>
          <w:lang w:eastAsia="ja-JP"/>
          <w14:ligatures w14:val="none"/>
        </w:rPr>
        <w:t xml:space="preserve">: Indicates the nature of the activity, such as </w:t>
      </w:r>
      <w:del w:author="Retief, Ferdi" w:date="2026-03-16T11:53:00Z" w:id="33">
        <w:r w:rsidRPr="00FE7741">
          <w:rPr>
            <w:rFonts w:eastAsia="Yu Mincho"/>
            <w:kern w:val="0"/>
            <w:lang w:eastAsia="ja-JP"/>
            <w14:ligatures w14:val="none"/>
          </w:rPr>
          <w:delText>Task</w:delText>
        </w:r>
      </w:del>
      <w:ins w:author="Retief, Ferdi" w:date="2026-03-16T11:53:00Z" w:id="34">
        <w:r w:rsidRPr="00FE7741">
          <w:rPr>
            <w:rFonts w:eastAsia="Yu Mincho"/>
            <w:kern w:val="0"/>
            <w:lang w:eastAsia="ja-JP"/>
            <w14:ligatures w14:val="none"/>
          </w:rPr>
          <w:t>Action</w:t>
        </w:r>
      </w:ins>
      <w:r w:rsidRPr="00FE7741">
        <w:rPr>
          <w:rFonts w:eastAsia="Yu Mincho"/>
          <w:kern w:val="0"/>
          <w:lang w:eastAsia="ja-JP"/>
          <w14:ligatures w14:val="none"/>
        </w:rPr>
        <w:t>, Meeting</w:t>
      </w:r>
    </w:p>
    <w:p w:rsidRPr="00FE7741" w:rsidR="00FE7741" w:rsidP="00FE7741" w:rsidRDefault="00FE7741" w14:paraId="13897636" w14:textId="77777777">
      <w:pPr>
        <w:numPr>
          <w:ilvl w:val="1"/>
          <w:numId w:val="20"/>
        </w:numPr>
        <w:contextualSpacing/>
        <w:rPr>
          <w:rFonts w:eastAsia="Yu Mincho"/>
          <w:kern w:val="0"/>
          <w:lang w:eastAsia="ja-JP"/>
          <w14:ligatures w14:val="none"/>
        </w:rPr>
      </w:pPr>
      <w:r w:rsidRPr="00FE7741">
        <w:rPr>
          <w:rFonts w:eastAsia="Yu Mincho"/>
          <w:b/>
          <w:bCs/>
          <w:kern w:val="0"/>
          <w:lang w:eastAsia="ja-JP"/>
          <w14:ligatures w14:val="none"/>
        </w:rPr>
        <w:t>Action</w:t>
      </w:r>
      <w:r w:rsidRPr="00FE7741">
        <w:rPr>
          <w:rFonts w:eastAsia="Yu Mincho"/>
          <w:kern w:val="0"/>
          <w:lang w:eastAsia="ja-JP"/>
          <w14:ligatures w14:val="none"/>
        </w:rPr>
        <w:t>: An actionable item assigned to an individual or team that needs completion as part of the workflow.</w:t>
      </w:r>
    </w:p>
    <w:p w:rsidRPr="00FE7741" w:rsidR="00FE7741" w:rsidP="00FE7741" w:rsidRDefault="00FE7741" w14:paraId="1B88C21F" w14:textId="77777777">
      <w:pPr>
        <w:numPr>
          <w:ilvl w:val="1"/>
          <w:numId w:val="20"/>
        </w:numPr>
        <w:contextualSpacing/>
        <w:rPr>
          <w:rFonts w:eastAsia="Yu Mincho"/>
          <w:kern w:val="0"/>
          <w:lang w:eastAsia="ja-JP"/>
          <w14:ligatures w14:val="none"/>
        </w:rPr>
      </w:pPr>
      <w:r w:rsidRPr="00FE7741">
        <w:rPr>
          <w:rFonts w:eastAsia="Yu Mincho"/>
          <w:b/>
          <w:bCs/>
          <w:kern w:val="0"/>
          <w:lang w:eastAsia="ja-JP"/>
          <w14:ligatures w14:val="none"/>
        </w:rPr>
        <w:t>Meeting</w:t>
      </w:r>
      <w:r w:rsidRPr="00FE7741">
        <w:rPr>
          <w:rFonts w:eastAsia="Yu Mincho"/>
          <w:kern w:val="0"/>
          <w:lang w:eastAsia="ja-JP"/>
          <w14:ligatures w14:val="none"/>
        </w:rPr>
        <w:t>:</w:t>
      </w:r>
      <w:r w:rsidRPr="00FE7741">
        <w:rPr>
          <w:rFonts w:eastAsia="Times New Roman"/>
          <w:kern w:val="0"/>
          <w14:ligatures w14:val="none"/>
        </w:rPr>
        <w:t xml:space="preserve"> </w:t>
      </w:r>
      <w:r w:rsidRPr="00FE7741">
        <w:rPr>
          <w:rFonts w:eastAsia="Yu Mincho"/>
          <w:kern w:val="0"/>
          <w:lang w:eastAsia="ja-JP"/>
          <w14:ligatures w14:val="none"/>
        </w:rPr>
        <w:t xml:space="preserve">Meeting activities represent structured coordination events within a workflow and require additional mandatory metadata. </w:t>
      </w:r>
      <w:commentRangeStart w:id="35"/>
      <w:r w:rsidRPr="00FE7741">
        <w:rPr>
          <w:rFonts w:eastAsia="Yu Mincho"/>
          <w:kern w:val="0"/>
          <w:lang w:eastAsia="ja-JP"/>
          <w14:ligatures w14:val="none"/>
        </w:rPr>
        <w:t>Each meeting activity must capture the following attributes</w:t>
      </w:r>
      <w:commentRangeEnd w:id="35"/>
      <w:r w:rsidRPr="00FE7741">
        <w:rPr>
          <w:rFonts w:eastAsia="Yu Mincho"/>
          <w:kern w:val="0"/>
          <w:lang w:eastAsia="ja-JP"/>
          <w14:ligatures w14:val="none"/>
        </w:rPr>
        <w:commentReference w:id="35"/>
      </w:r>
      <w:r w:rsidRPr="00FE7741">
        <w:rPr>
          <w:rFonts w:eastAsia="Yu Mincho"/>
          <w:kern w:val="0"/>
          <w:lang w:eastAsia="ja-JP"/>
          <w14:ligatures w14:val="none"/>
        </w:rPr>
        <w:t>:</w:t>
      </w:r>
    </w:p>
    <w:p w:rsidRPr="00FE7741" w:rsidR="00FE7741" w:rsidP="00FE7741" w:rsidRDefault="00FE7741" w14:paraId="688BE432" w14:textId="77777777">
      <w:pPr>
        <w:numPr>
          <w:ilvl w:val="2"/>
          <w:numId w:val="20"/>
        </w:numPr>
        <w:contextualSpacing/>
        <w:rPr>
          <w:rFonts w:eastAsia="Yu Mincho"/>
          <w:kern w:val="0"/>
          <w:lang w:eastAsia="ja-JP"/>
          <w14:ligatures w14:val="none"/>
        </w:rPr>
      </w:pPr>
      <w:r w:rsidRPr="00FE7741">
        <w:rPr>
          <w:rFonts w:eastAsia="Yu Mincho"/>
          <w:b/>
          <w:bCs/>
          <w:kern w:val="0"/>
          <w:lang w:eastAsia="ja-JP"/>
          <w14:ligatures w14:val="none"/>
        </w:rPr>
        <w:t>Location / Place</w:t>
      </w:r>
      <w:r w:rsidRPr="00FE7741">
        <w:rPr>
          <w:rFonts w:eastAsia="Yu Mincho"/>
          <w:kern w:val="0"/>
          <w:lang w:eastAsia="ja-JP"/>
          <w14:ligatures w14:val="none"/>
        </w:rPr>
        <w:t>: The designated venue or virtual platform where the meeting will occur.</w:t>
      </w:r>
    </w:p>
    <w:p w:rsidRPr="00FE7741" w:rsidR="00FE7741" w:rsidP="00FE7741" w:rsidRDefault="00FE7741" w14:paraId="59BE3033" w14:textId="77777777">
      <w:pPr>
        <w:numPr>
          <w:ilvl w:val="2"/>
          <w:numId w:val="20"/>
        </w:numPr>
        <w:contextualSpacing/>
        <w:rPr>
          <w:rFonts w:eastAsia="Yu Mincho"/>
          <w:kern w:val="0"/>
          <w:lang w:eastAsia="ja-JP"/>
          <w14:ligatures w14:val="none"/>
        </w:rPr>
      </w:pPr>
      <w:r w:rsidRPr="00FE7741">
        <w:rPr>
          <w:rFonts w:eastAsia="Yu Mincho"/>
          <w:b/>
          <w:bCs/>
          <w:kern w:val="0"/>
          <w:lang w:eastAsia="ja-JP"/>
          <w14:ligatures w14:val="none"/>
        </w:rPr>
        <w:t>Start Time</w:t>
      </w:r>
      <w:r w:rsidRPr="00FE7741">
        <w:rPr>
          <w:rFonts w:eastAsia="Yu Mincho"/>
          <w:kern w:val="0"/>
          <w:lang w:eastAsia="ja-JP"/>
          <w14:ligatures w14:val="none"/>
        </w:rPr>
        <w:t>: The scheduled time at which the meeting is set to begin.</w:t>
      </w:r>
    </w:p>
    <w:p w:rsidRPr="00FE7741" w:rsidR="00FE7741" w:rsidP="00FE7741" w:rsidRDefault="00FE7741" w14:paraId="704BECCA" w14:textId="77777777">
      <w:pPr>
        <w:numPr>
          <w:ilvl w:val="2"/>
          <w:numId w:val="20"/>
        </w:numPr>
        <w:contextualSpacing/>
        <w:rPr>
          <w:rFonts w:eastAsia="Yu Mincho"/>
          <w:kern w:val="0"/>
          <w:lang w:eastAsia="ja-JP"/>
          <w14:ligatures w14:val="none"/>
        </w:rPr>
      </w:pPr>
      <w:r w:rsidRPr="00FE7741">
        <w:rPr>
          <w:rFonts w:eastAsia="Yu Mincho"/>
          <w:b/>
          <w:bCs/>
          <w:kern w:val="0"/>
          <w:lang w:eastAsia="ja-JP"/>
          <w14:ligatures w14:val="none"/>
        </w:rPr>
        <w:t>Duration</w:t>
      </w:r>
      <w:r w:rsidRPr="00FE7741">
        <w:rPr>
          <w:rFonts w:eastAsia="Yu Mincho"/>
          <w:kern w:val="0"/>
          <w:lang w:eastAsia="ja-JP"/>
          <w14:ligatures w14:val="none"/>
        </w:rPr>
        <w:t>: The total length of time allocated for the meeting.</w:t>
      </w:r>
    </w:p>
    <w:p w:rsidRPr="00FE7741" w:rsidR="00FE7741" w:rsidP="00FE7741" w:rsidRDefault="00FE7741" w14:paraId="2BC8008A" w14:textId="77777777">
      <w:pPr>
        <w:numPr>
          <w:ilvl w:val="2"/>
          <w:numId w:val="20"/>
        </w:numPr>
        <w:contextualSpacing/>
        <w:rPr>
          <w:rFonts w:eastAsia="Yu Mincho"/>
          <w:kern w:val="0"/>
          <w:lang w:eastAsia="ja-JP"/>
          <w14:ligatures w14:val="none"/>
        </w:rPr>
      </w:pPr>
      <w:r w:rsidRPr="00FE7741">
        <w:rPr>
          <w:rFonts w:eastAsia="Yu Mincho"/>
          <w:b/>
          <w:bCs/>
          <w:kern w:val="0"/>
          <w:lang w:eastAsia="ja-JP"/>
          <w14:ligatures w14:val="none"/>
        </w:rPr>
        <w:t>5Ps Framework</w:t>
      </w:r>
      <w:r w:rsidRPr="00FE7741">
        <w:rPr>
          <w:rFonts w:eastAsia="Yu Mincho"/>
          <w:kern w:val="0"/>
          <w:lang w:eastAsia="ja-JP"/>
          <w14:ligatures w14:val="none"/>
        </w:rPr>
        <w:t xml:space="preserve">: </w:t>
      </w:r>
    </w:p>
    <w:p w:rsidRPr="00FE7741" w:rsidR="00FE7741" w:rsidP="00FE7741" w:rsidRDefault="00FE7741" w14:paraId="32C96B0D" w14:textId="77777777">
      <w:pPr>
        <w:numPr>
          <w:ilvl w:val="3"/>
          <w:numId w:val="20"/>
        </w:numPr>
        <w:contextualSpacing/>
        <w:rPr>
          <w:rFonts w:eastAsia="Yu Mincho"/>
          <w:kern w:val="0"/>
          <w:lang w:eastAsia="ja-JP"/>
          <w14:ligatures w14:val="none"/>
        </w:rPr>
      </w:pPr>
      <w:r w:rsidRPr="00FE7741">
        <w:rPr>
          <w:rFonts w:eastAsia="Yu Mincho"/>
          <w:kern w:val="0"/>
          <w:lang w:eastAsia="ja-JP"/>
          <w14:ligatures w14:val="none"/>
        </w:rPr>
        <w:t>Purpose – Objective of the meeting</w:t>
      </w:r>
    </w:p>
    <w:p w:rsidRPr="00FE7741" w:rsidR="00FE7741" w:rsidP="00FE7741" w:rsidRDefault="00FE7741" w14:paraId="741C9F0C" w14:textId="77777777">
      <w:pPr>
        <w:numPr>
          <w:ilvl w:val="3"/>
          <w:numId w:val="20"/>
        </w:numPr>
        <w:contextualSpacing/>
        <w:rPr>
          <w:rFonts w:eastAsia="Yu Mincho"/>
          <w:kern w:val="0"/>
          <w:lang w:eastAsia="ja-JP"/>
          <w14:ligatures w14:val="none"/>
        </w:rPr>
      </w:pPr>
      <w:r w:rsidRPr="00FE7741">
        <w:rPr>
          <w:rFonts w:eastAsia="Yu Mincho"/>
          <w:kern w:val="0"/>
          <w:lang w:eastAsia="ja-JP"/>
          <w14:ligatures w14:val="none"/>
        </w:rPr>
        <w:t>People – Required participants</w:t>
      </w:r>
    </w:p>
    <w:p w:rsidRPr="00FE7741" w:rsidR="00FE7741" w:rsidP="00FE7741" w:rsidRDefault="00FE7741" w14:paraId="090E7A96" w14:textId="77777777">
      <w:pPr>
        <w:numPr>
          <w:ilvl w:val="3"/>
          <w:numId w:val="20"/>
        </w:numPr>
        <w:contextualSpacing/>
        <w:rPr>
          <w:rFonts w:eastAsia="Yu Mincho"/>
          <w:kern w:val="0"/>
          <w:lang w:eastAsia="ja-JP"/>
          <w14:ligatures w14:val="none"/>
        </w:rPr>
      </w:pPr>
      <w:r w:rsidRPr="00FE7741">
        <w:rPr>
          <w:rFonts w:eastAsia="Yu Mincho"/>
          <w:kern w:val="0"/>
          <w:lang w:eastAsia="ja-JP"/>
          <w14:ligatures w14:val="none"/>
        </w:rPr>
        <w:t>Preparation – Pre</w:t>
      </w:r>
      <w:r w:rsidRPr="00FE7741">
        <w:rPr>
          <w:rFonts w:eastAsia="Yu Mincho"/>
          <w:kern w:val="0"/>
          <w:lang w:eastAsia="ja-JP"/>
          <w14:ligatures w14:val="none"/>
        </w:rPr>
        <w:noBreakHyphen/>
        <w:t>work or inputs required</w:t>
      </w:r>
    </w:p>
    <w:p w:rsidRPr="00FE7741" w:rsidR="00FE7741" w:rsidP="00FE7741" w:rsidRDefault="00FE7741" w14:paraId="0B817D46" w14:textId="77777777">
      <w:pPr>
        <w:numPr>
          <w:ilvl w:val="3"/>
          <w:numId w:val="20"/>
        </w:numPr>
        <w:contextualSpacing/>
        <w:rPr>
          <w:rFonts w:eastAsia="Yu Mincho"/>
          <w:kern w:val="0"/>
          <w:lang w:eastAsia="ja-JP"/>
          <w14:ligatures w14:val="none"/>
        </w:rPr>
      </w:pPr>
      <w:r w:rsidRPr="00FE7741">
        <w:rPr>
          <w:rFonts w:eastAsia="Yu Mincho"/>
          <w:kern w:val="0"/>
          <w:lang w:eastAsia="ja-JP"/>
          <w14:ligatures w14:val="none"/>
        </w:rPr>
        <w:t>Process – Meeting structure or agenda</w:t>
      </w:r>
    </w:p>
    <w:p w:rsidRPr="00FE7741" w:rsidR="00FE7741" w:rsidP="00FE7741" w:rsidRDefault="00FE7741" w14:paraId="01AFA36D" w14:textId="77777777">
      <w:pPr>
        <w:numPr>
          <w:ilvl w:val="3"/>
          <w:numId w:val="20"/>
        </w:numPr>
        <w:contextualSpacing/>
        <w:rPr>
          <w:rFonts w:eastAsia="Yu Mincho"/>
          <w:kern w:val="0"/>
          <w:lang w:eastAsia="ja-JP"/>
          <w14:ligatures w14:val="none"/>
        </w:rPr>
      </w:pPr>
      <w:r w:rsidRPr="00FE7741">
        <w:rPr>
          <w:rFonts w:eastAsia="Yu Mincho"/>
          <w:kern w:val="0"/>
          <w:lang w:eastAsia="ja-JP"/>
          <w14:ligatures w14:val="none"/>
        </w:rPr>
        <w:t>Payoff – Expected outcome or deliverable</w:t>
      </w:r>
    </w:p>
    <w:p w:rsidRPr="00FE7741" w:rsidR="00FE7741" w:rsidP="00FE7741" w:rsidRDefault="00FE7741" w14:paraId="4A1D3A87" w14:textId="77777777">
      <w:pPr>
        <w:numPr>
          <w:ilvl w:val="2"/>
          <w:numId w:val="20"/>
        </w:numPr>
        <w:contextualSpacing/>
        <w:rPr>
          <w:rFonts w:eastAsia="Yu Mincho"/>
          <w:kern w:val="0"/>
          <w:lang w:eastAsia="ja-JP"/>
          <w14:ligatures w14:val="none"/>
        </w:rPr>
      </w:pPr>
      <w:r w:rsidRPr="00FE7741">
        <w:rPr>
          <w:rFonts w:eastAsia="Yu Mincho"/>
          <w:b/>
          <w:bCs/>
          <w:kern w:val="0"/>
          <w:lang w:eastAsia="ja-JP"/>
          <w14:ligatures w14:val="none"/>
        </w:rPr>
        <w:t>Note</w:t>
      </w:r>
      <w:r w:rsidRPr="00FE7741">
        <w:rPr>
          <w:rFonts w:eastAsia="Yu Mincho"/>
          <w:kern w:val="0"/>
          <w:lang w:eastAsia="ja-JP"/>
          <w14:ligatures w14:val="none"/>
        </w:rPr>
        <w:t xml:space="preserve"> - A meeting activity cannot be scheduled or published unless all mandatory meeting attributes, including the 5Ps, are completed. Validation errors will prevent workflow publishing until all required information is provided.</w:t>
      </w:r>
    </w:p>
    <w:p w:rsidRPr="00FE7741" w:rsidR="00FE7741" w:rsidP="00FE7741" w:rsidRDefault="00FE7741" w14:paraId="5E5B3425" w14:textId="77777777">
      <w:pPr>
        <w:numPr>
          <w:ilvl w:val="1"/>
          <w:numId w:val="20"/>
        </w:numPr>
        <w:spacing w:line="276" w:lineRule="auto"/>
        <w:rPr>
          <w:rFonts w:eastAsia="Yu Mincho"/>
          <w:kern w:val="0"/>
          <w:highlight w:val="yellow"/>
          <w:lang w:eastAsia="ja-JP"/>
          <w14:ligatures w14:val="none"/>
        </w:rPr>
      </w:pPr>
      <w:commentRangeStart w:id="36"/>
      <w:r w:rsidRPr="00FE7741">
        <w:rPr>
          <w:rFonts w:eastAsia="Yu Mincho"/>
          <w:b/>
          <w:kern w:val="0"/>
          <w:highlight w:val="yellow"/>
          <w:lang w:eastAsia="ja-JP"/>
          <w14:ligatures w14:val="none"/>
        </w:rPr>
        <w:t xml:space="preserve">Approval </w:t>
      </w:r>
      <w:commentRangeEnd w:id="36"/>
      <w:r w:rsidRPr="00FE7741">
        <w:rPr>
          <w:rFonts w:eastAsia="Yu Mincho"/>
          <w:b/>
          <w:kern w:val="0"/>
          <w:highlight w:val="yellow"/>
          <w:lang w:eastAsia="ja-JP"/>
          <w14:ligatures w14:val="none"/>
        </w:rPr>
        <w:commentReference w:id="36"/>
      </w:r>
      <w:r w:rsidRPr="00FE7741">
        <w:rPr>
          <w:rFonts w:eastAsia="Yu Mincho"/>
          <w:b/>
          <w:kern w:val="0"/>
          <w:highlight w:val="yellow"/>
          <w:lang w:eastAsia="ja-JP"/>
          <w14:ligatures w14:val="none"/>
        </w:rPr>
        <w:t>activity</w:t>
      </w:r>
      <w:r w:rsidRPr="00FE7741">
        <w:rPr>
          <w:rFonts w:eastAsia="Yu Mincho"/>
          <w:kern w:val="0"/>
          <w:highlight w:val="yellow"/>
          <w:lang w:eastAsia="ja-JP"/>
          <w14:ligatures w14:val="none"/>
        </w:rPr>
        <w:t xml:space="preserve"> cards shall show: </w:t>
      </w:r>
    </w:p>
    <w:p w:rsidRPr="00FE7741" w:rsidR="00FE7741" w:rsidP="00FE7741" w:rsidRDefault="00FE7741" w14:paraId="6BEC5DE2" w14:textId="77777777">
      <w:pPr>
        <w:spacing w:line="276" w:lineRule="auto"/>
        <w:rPr>
          <w:rFonts w:eastAsia="Yu Mincho"/>
          <w:kern w:val="0"/>
          <w:lang w:eastAsia="ja-JP"/>
          <w14:ligatures w14:val="none"/>
        </w:rPr>
      </w:pPr>
    </w:p>
    <w:tbl>
      <w:tblPr>
        <w:tblStyle w:val="GridTable4-Accent41"/>
        <w:tblW w:w="8298" w:type="dxa"/>
        <w:tblInd w:w="13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5"/>
        <w:gridCol w:w="6533"/>
      </w:tblGrid>
      <w:tr w:rsidRPr="00FE7741" w:rsidR="00FE7741" w14:paraId="5C5FF1A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FE7741" w:rsidR="00FE7741" w:rsidP="00FE7741" w:rsidRDefault="00FE7741" w14:paraId="65DA9D43" w14:textId="77777777">
            <w:pPr>
              <w:spacing w:line="276" w:lineRule="auto"/>
              <w:jc w:val="center"/>
              <w:rPr>
                <w:rFonts w:eastAsia="Yu Mincho"/>
                <w:kern w:val="0"/>
                <w14:ligatures w14:val="none"/>
              </w:rPr>
            </w:pPr>
            <w:r w:rsidRPr="00FE7741">
              <w:rPr>
                <w:rFonts w:ascii="Aptos" w:hAnsi="Aptos" w:eastAsia="Yu Mincho" w:cs="Arial"/>
                <w:kern w:val="0"/>
                <w14:ligatures w14:val="none"/>
              </w:rPr>
              <w:t>Field</w:t>
            </w:r>
          </w:p>
        </w:tc>
        <w:tc>
          <w:tcPr>
            <w:tcW w:w="6533" w:type="dxa"/>
            <w:hideMark/>
          </w:tcPr>
          <w:p w:rsidRPr="00FE7741" w:rsidR="00FE7741" w:rsidP="00FE7741" w:rsidRDefault="00FE7741" w14:paraId="0ECFFE6A" w14:textId="77777777">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Description</w:t>
            </w:r>
          </w:p>
        </w:tc>
      </w:tr>
      <w:tr w:rsidRPr="00FE7741" w:rsidR="00FE7741" w14:paraId="61C3F2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67C5DED7"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Approval Activity Entry</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2D02DC23"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 xml:space="preserve">The approval appears as a distinct activity item </w:t>
            </w:r>
            <w:proofErr w:type="gramStart"/>
            <w:r w:rsidRPr="00FE7741">
              <w:rPr>
                <w:rFonts w:ascii="Aptos" w:hAnsi="Aptos" w:eastAsia="Yu Mincho" w:cs="Arial"/>
                <w:kern w:val="0"/>
                <w14:ligatures w14:val="none"/>
              </w:rPr>
              <w:t>in</w:t>
            </w:r>
            <w:proofErr w:type="gramEnd"/>
            <w:r w:rsidRPr="00FE7741">
              <w:rPr>
                <w:rFonts w:ascii="Aptos" w:hAnsi="Aptos" w:eastAsia="Yu Mincho" w:cs="Arial"/>
                <w:kern w:val="0"/>
                <w14:ligatures w14:val="none"/>
              </w:rPr>
              <w:t xml:space="preserve"> the </w:t>
            </w:r>
            <w:r w:rsidRPr="00FE7741">
              <w:rPr>
                <w:rFonts w:ascii="Aptos" w:hAnsi="Aptos" w:eastAsia="Yu Mincho" w:cs="Arial"/>
                <w:i/>
                <w:kern w:val="0"/>
                <w14:ligatures w14:val="none"/>
              </w:rPr>
              <w:t>My Activities</w:t>
            </w:r>
            <w:r w:rsidRPr="00FE7741">
              <w:rPr>
                <w:rFonts w:ascii="Aptos" w:hAnsi="Aptos" w:eastAsia="Yu Mincho" w:cs="Arial"/>
                <w:kern w:val="0"/>
                <w14:ligatures w14:val="none"/>
              </w:rPr>
              <w:t xml:space="preserve"> page when the workflow reaches an approval step. It is visible to the approver (Accountable user).</w:t>
            </w:r>
          </w:p>
        </w:tc>
      </w:tr>
      <w:tr w:rsidRPr="00FE7741" w:rsidR="00FE7741" w14:paraId="2045307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352C6D13"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Workflow Name</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04613544"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Displays the name of the workflow to which the approval activity belongs, providing high</w:t>
            </w:r>
            <w:r w:rsidRPr="00FE7741">
              <w:rPr>
                <w:rFonts w:ascii="Aptos" w:hAnsi="Aptos" w:eastAsia="Yu Mincho" w:cs="Arial"/>
                <w:kern w:val="0"/>
                <w14:ligatures w14:val="none"/>
              </w:rPr>
              <w:noBreakHyphen/>
              <w:t>level context to the approver.</w:t>
            </w:r>
          </w:p>
        </w:tc>
      </w:tr>
      <w:tr w:rsidRPr="00FE7741" w:rsidR="00FE7741" w14:paraId="3B8034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196233DB"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Workflow Step Name</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676C297B"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Shows the workflow step under which the approval activity is configured, indicating the hierarchical position of the approval.</w:t>
            </w:r>
          </w:p>
        </w:tc>
      </w:tr>
      <w:tr w:rsidRPr="00FE7741" w:rsidR="00FE7741" w14:paraId="12EC611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405C33F9"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Activity Being Approved</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2C429F77"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 xml:space="preserve">Displays the name of the specific prior activity (from the same step) that is linked to the </w:t>
            </w:r>
            <w:proofErr w:type="gramStart"/>
            <w:r w:rsidRPr="00FE7741">
              <w:rPr>
                <w:rFonts w:ascii="Aptos" w:hAnsi="Aptos" w:eastAsia="Yu Mincho" w:cs="Arial"/>
                <w:kern w:val="0"/>
                <w14:ligatures w14:val="none"/>
              </w:rPr>
              <w:t>approval..</w:t>
            </w:r>
            <w:proofErr w:type="gramEnd"/>
          </w:p>
        </w:tc>
      </w:tr>
      <w:tr w:rsidRPr="00FE7741" w:rsidR="00FE7741" w14:paraId="5E1467E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11546B92" w14:textId="77777777">
            <w:pPr>
              <w:spacing w:line="276" w:lineRule="auto"/>
              <w:rPr>
                <w:rFonts w:ascii="Aptos" w:hAnsi="Aptos" w:eastAsia="Yu Mincho" w:cs="Arial"/>
                <w:kern w:val="0"/>
                <w:highlight w:val="yellow"/>
                <w14:ligatures w14:val="none"/>
              </w:rPr>
            </w:pPr>
            <w:r w:rsidRPr="00FE7741">
              <w:rPr>
                <w:rFonts w:ascii="Aptos" w:hAnsi="Aptos" w:eastAsia="Yu Mincho" w:cs="Arial"/>
                <w:kern w:val="0"/>
                <w:highlight w:val="yellow"/>
                <w14:ligatures w14:val="none"/>
              </w:rPr>
              <w:t>Approve Action</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6EAF81D3"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ptos" w:hAnsi="Aptos" w:eastAsia="Yu Mincho" w:cs="Arial"/>
                <w:kern w:val="0"/>
                <w:highlight w:val="yellow"/>
                <w14:ligatures w14:val="none"/>
              </w:rPr>
            </w:pPr>
            <w:r w:rsidRPr="00FE7741">
              <w:rPr>
                <w:rFonts w:ascii="Aptos" w:hAnsi="Aptos" w:eastAsia="Yu Mincho" w:cs="Arial"/>
                <w:kern w:val="0"/>
                <w:highlight w:val="yellow"/>
                <w14:ligatures w14:val="none"/>
              </w:rPr>
              <w:t>Allows the approver to approve the linked activity directly from the approval activity entry.</w:t>
            </w:r>
          </w:p>
        </w:tc>
      </w:tr>
      <w:tr w:rsidRPr="00FE7741" w:rsidR="00FE7741" w14:paraId="07D2D2D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4FE3B4B5" w14:textId="77777777">
            <w:pPr>
              <w:spacing w:line="276" w:lineRule="auto"/>
              <w:rPr>
                <w:rFonts w:ascii="Aptos" w:hAnsi="Aptos" w:eastAsia="Yu Mincho" w:cs="Arial"/>
                <w:kern w:val="0"/>
                <w:highlight w:val="yellow"/>
                <w14:ligatures w14:val="none"/>
              </w:rPr>
            </w:pPr>
            <w:r w:rsidRPr="00FE7741">
              <w:rPr>
                <w:rFonts w:ascii="Aptos" w:hAnsi="Aptos" w:eastAsia="Yu Mincho" w:cs="Arial"/>
                <w:kern w:val="0"/>
                <w:highlight w:val="yellow"/>
                <w14:ligatures w14:val="none"/>
              </w:rPr>
              <w:t>Reject Action</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6D9853C6"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eastAsia="Yu Mincho" w:cs="Arial"/>
                <w:kern w:val="0"/>
                <w:highlight w:val="yellow"/>
                <w14:ligatures w14:val="none"/>
              </w:rPr>
            </w:pPr>
            <w:r w:rsidRPr="00FE7741">
              <w:rPr>
                <w:rFonts w:ascii="Aptos" w:hAnsi="Aptos" w:eastAsia="Yu Mincho" w:cs="Arial"/>
                <w:kern w:val="0"/>
                <w:highlight w:val="yellow"/>
                <w14:ligatures w14:val="none"/>
              </w:rPr>
              <w:t>Allows the approver to reject the approval request. Rejection requires a mandatory comment explaining the reason.</w:t>
            </w:r>
          </w:p>
        </w:tc>
      </w:tr>
      <w:tr w:rsidRPr="00FE7741" w:rsidR="00FE7741" w14:paraId="305914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3DEF119E"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Rejection Comment</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1783A4E1" w14:textId="77777777">
            <w:pPr>
              <w:spacing w:line="276" w:lineRule="auto"/>
              <w:cnfStyle w:val="000000100000" w:firstRow="0" w:lastRow="0" w:firstColumn="0" w:lastColumn="0" w:oddVBand="0" w:evenVBand="0" w:oddHBand="1"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Mandatory text input captured when an approval is rejected. This comment is stored as part of approval history.</w:t>
            </w:r>
          </w:p>
        </w:tc>
      </w:tr>
      <w:tr w:rsidRPr="00FE7741" w:rsidR="00FE7741" w14:paraId="5FB288D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646E4E2E" w14:textId="77777777">
            <w:pPr>
              <w:spacing w:line="276" w:lineRule="auto"/>
              <w:rPr>
                <w:rFonts w:ascii="Aptos" w:hAnsi="Aptos" w:eastAsia="Yu Mincho" w:cs="Arial"/>
                <w:kern w:val="0"/>
                <w14:ligatures w14:val="none"/>
              </w:rPr>
            </w:pPr>
            <w:r w:rsidRPr="00FE7741">
              <w:rPr>
                <w:rFonts w:ascii="Aptos" w:hAnsi="Aptos" w:eastAsia="Yu Mincho" w:cs="Arial"/>
                <w:kern w:val="0"/>
                <w14:ligatures w14:val="none"/>
              </w:rPr>
              <w:t>Approval Status</w:t>
            </w:r>
          </w:p>
        </w:tc>
        <w:tc>
          <w:tcPr>
            <w:tcW w:w="6533" w:type="dxa"/>
            <w:tcBorders>
              <w:top w:val="single" w:color="auto" w:sz="4" w:space="0"/>
              <w:left w:val="single" w:color="auto" w:sz="4" w:space="0"/>
              <w:bottom w:val="single" w:color="auto" w:sz="4" w:space="0"/>
              <w:right w:val="single" w:color="auto" w:sz="4" w:space="0"/>
            </w:tcBorders>
            <w:hideMark/>
          </w:tcPr>
          <w:p w:rsidRPr="00FE7741" w:rsidR="00FE7741" w:rsidP="00FE7741" w:rsidRDefault="00FE7741" w14:paraId="76BA2F39" w14:textId="77777777">
            <w:pPr>
              <w:spacing w:line="276" w:lineRule="auto"/>
              <w:cnfStyle w:val="000000000000" w:firstRow="0" w:lastRow="0" w:firstColumn="0" w:lastColumn="0" w:oddVBand="0" w:evenVBand="0" w:oddHBand="0" w:evenHBand="0" w:firstRowFirstColumn="0" w:firstRowLastColumn="0" w:lastRowFirstColumn="0" w:lastRowLastColumn="0"/>
              <w:rPr>
                <w:rFonts w:ascii="Aptos" w:hAnsi="Aptos" w:eastAsia="Yu Mincho" w:cs="Arial"/>
                <w:kern w:val="0"/>
                <w14:ligatures w14:val="none"/>
              </w:rPr>
            </w:pPr>
            <w:r w:rsidRPr="00FE7741">
              <w:rPr>
                <w:rFonts w:ascii="Aptos" w:hAnsi="Aptos" w:eastAsia="Yu Mincho" w:cs="Arial"/>
                <w:kern w:val="0"/>
                <w14:ligatures w14:val="none"/>
              </w:rPr>
              <w:t xml:space="preserve">Displays the </w:t>
            </w:r>
            <w:proofErr w:type="gramStart"/>
            <w:r w:rsidRPr="00FE7741">
              <w:rPr>
                <w:rFonts w:ascii="Aptos" w:hAnsi="Aptos" w:eastAsia="Yu Mincho" w:cs="Arial"/>
                <w:kern w:val="0"/>
                <w14:ligatures w14:val="none"/>
              </w:rPr>
              <w:t>current status</w:t>
            </w:r>
            <w:proofErr w:type="gramEnd"/>
            <w:r w:rsidRPr="00FE7741">
              <w:rPr>
                <w:rFonts w:ascii="Aptos" w:hAnsi="Aptos" w:eastAsia="Yu Mincho" w:cs="Arial"/>
                <w:kern w:val="0"/>
                <w14:ligatures w14:val="none"/>
              </w:rPr>
              <w:t xml:space="preserve"> of the approval activity (e.g., pending, approved, rejected) as part of workflow progress tracking.</w:t>
            </w:r>
          </w:p>
        </w:tc>
      </w:tr>
    </w:tbl>
    <w:p w:rsidRPr="00FE7741" w:rsidR="00FE7741" w:rsidP="00FE7741" w:rsidRDefault="00FE7741" w14:paraId="5F3909CE" w14:textId="77777777">
      <w:pPr>
        <w:spacing w:line="276" w:lineRule="auto"/>
        <w:rPr>
          <w:rFonts w:eastAsia="Yu Mincho"/>
          <w:kern w:val="0"/>
          <w:lang w:eastAsia="ja-JP"/>
          <w14:ligatures w14:val="none"/>
        </w:rPr>
      </w:pPr>
    </w:p>
    <w:p w:rsidRPr="00FE7741" w:rsidR="00FE7741" w:rsidP="00FE7741" w:rsidRDefault="00FE7741" w14:paraId="2A3A1248" w14:textId="77777777">
      <w:pPr>
        <w:numPr>
          <w:ilvl w:val="0"/>
          <w:numId w:val="20"/>
        </w:numPr>
        <w:contextualSpacing/>
        <w:rPr>
          <w:rFonts w:eastAsia="Yu Mincho"/>
          <w:kern w:val="0"/>
          <w:lang w:eastAsia="ja-JP"/>
          <w14:ligatures w14:val="none"/>
        </w:rPr>
      </w:pPr>
      <w:r w:rsidRPr="00FE7741">
        <w:rPr>
          <w:rFonts w:eastAsia="Yu Mincho"/>
          <w:b/>
          <w:bCs/>
          <w:kern w:val="0"/>
          <w:lang w:eastAsia="ja-JP"/>
          <w14:ligatures w14:val="none"/>
        </w:rPr>
        <w:t>Activity Title and Brief Description</w:t>
      </w:r>
      <w:r w:rsidRPr="00FE7741">
        <w:rPr>
          <w:rFonts w:eastAsia="Yu Mincho"/>
          <w:kern w:val="0"/>
          <w:lang w:eastAsia="ja-JP"/>
          <w14:ligatures w14:val="none"/>
        </w:rPr>
        <w:t>: Provides the name of the activity along with a concise overview, helping users quickly understand its purpose and requirements.</w:t>
      </w:r>
    </w:p>
    <w:p w:rsidRPr="00FE7741" w:rsidR="00FE7741" w:rsidP="00FE7741" w:rsidRDefault="00FE7741" w14:paraId="10DC23F5" w14:textId="77777777">
      <w:pPr>
        <w:numPr>
          <w:ilvl w:val="0"/>
          <w:numId w:val="20"/>
        </w:numPr>
        <w:contextualSpacing/>
        <w:rPr>
          <w:rFonts w:eastAsia="Yu Mincho"/>
          <w:kern w:val="0"/>
          <w:lang w:eastAsia="ja-JP"/>
          <w14:ligatures w14:val="none"/>
        </w:rPr>
      </w:pPr>
      <w:r w:rsidRPr="00FE7741">
        <w:rPr>
          <w:rFonts w:eastAsia="Yu Mincho"/>
          <w:b/>
          <w:bCs/>
          <w:kern w:val="0"/>
          <w:lang w:eastAsia="ja-JP"/>
          <w14:ligatures w14:val="none"/>
        </w:rPr>
        <w:t>Due Time</w:t>
      </w:r>
      <w:r w:rsidRPr="00FE7741">
        <w:rPr>
          <w:rFonts w:eastAsia="Yu Mincho"/>
          <w:kern w:val="0"/>
          <w:lang w:eastAsia="ja-JP"/>
          <w14:ligatures w14:val="none"/>
        </w:rPr>
        <w:t>: Displays the deadline or scheduled time for the activity, enabling users to track time-sensitive actions efficiently.</w:t>
      </w:r>
    </w:p>
    <w:p w:rsidR="00D4061E" w:rsidP="00D4061E" w:rsidRDefault="00D4061E" w14:paraId="71E1EA64" w14:textId="1D451B72">
      <w:pPr>
        <w:numPr>
          <w:ilvl w:val="0"/>
          <w:numId w:val="20"/>
        </w:numPr>
        <w:spacing w:line="276" w:lineRule="auto"/>
        <w:contextualSpacing/>
        <w:rPr>
          <w:rFonts w:eastAsia="Times New Roman"/>
          <w:kern w:val="0"/>
          <w14:ligatures w14:val="none"/>
        </w:rPr>
      </w:pPr>
      <w:r>
        <w:rPr>
          <w:rFonts w:eastAsia="Times New Roman"/>
          <w:b/>
          <w:bCs/>
        </w:rPr>
        <w:t>Current Status</w:t>
      </w:r>
      <w:r>
        <w:rPr>
          <w:rFonts w:eastAsia="Times New Roman"/>
        </w:rPr>
        <w:t xml:space="preserve">: </w:t>
      </w:r>
      <w:r w:rsidRPr="00876286">
        <w:rPr>
          <w:rFonts w:eastAsia="Times New Roman"/>
        </w:rPr>
        <w:t xml:space="preserve">Activity status shall be </w:t>
      </w:r>
      <w:r w:rsidRPr="00876286" w:rsidR="00876286">
        <w:rPr>
          <w:rFonts w:eastAsia="Times New Roman"/>
        </w:rPr>
        <w:t xml:space="preserve">displayed </w:t>
      </w:r>
      <w:r w:rsidRPr="00876286">
        <w:rPr>
          <w:rFonts w:eastAsia="Times New Roman"/>
        </w:rPr>
        <w:t xml:space="preserve">Done or Not Done. Where applicable, the system shall display additional state indicators as separate pill badges adjacent to the status pill, </w:t>
      </w:r>
      <w:proofErr w:type="gramStart"/>
      <w:r w:rsidRPr="00876286">
        <w:rPr>
          <w:rFonts w:eastAsia="Times New Roman"/>
        </w:rPr>
        <w:t>including:</w:t>
      </w:r>
      <w:proofErr w:type="gramEnd"/>
      <w:r w:rsidRPr="00876286">
        <w:rPr>
          <w:rFonts w:eastAsia="Times New Roman"/>
        </w:rPr>
        <w:t xml:space="preserve"> Overdue and </w:t>
      </w:r>
      <w:r w:rsidRPr="00876286" w:rsidR="00876286">
        <w:rPr>
          <w:rFonts w:eastAsia="Times New Roman"/>
        </w:rPr>
        <w:t>Waiting Dependency</w:t>
      </w:r>
      <w:r w:rsidRPr="00876286">
        <w:rPr>
          <w:rFonts w:eastAsia="Times New Roman"/>
        </w:rPr>
        <w:t>.</w:t>
      </w:r>
    </w:p>
    <w:p w:rsidRPr="00FE7741" w:rsidR="00FE7741" w:rsidP="00FE7741" w:rsidRDefault="00FE7741" w14:paraId="340F7FBE" w14:textId="77777777">
      <w:pPr>
        <w:numPr>
          <w:ilvl w:val="0"/>
          <w:numId w:val="20"/>
        </w:numPr>
        <w:contextualSpacing/>
        <w:rPr>
          <w:rFonts w:eastAsia="Yu Mincho"/>
          <w:kern w:val="0"/>
          <w:lang w:eastAsia="ja-JP"/>
          <w14:ligatures w14:val="none"/>
        </w:rPr>
      </w:pPr>
      <w:commentRangeStart w:id="37"/>
      <w:r w:rsidRPr="00FE7741">
        <w:rPr>
          <w:rFonts w:eastAsia="Yu Mincho"/>
          <w:b/>
          <w:bCs/>
          <w:kern w:val="0"/>
          <w:lang w:eastAsia="ja-JP"/>
          <w14:ligatures w14:val="none"/>
        </w:rPr>
        <w:t>Primary Execution Actions</w:t>
      </w:r>
      <w:commentRangeEnd w:id="37"/>
      <w:r w:rsidRPr="00FE7741">
        <w:rPr>
          <w:rFonts w:eastAsia="Yu Mincho"/>
          <w:kern w:val="0"/>
          <w:lang w:eastAsia="ja-JP"/>
          <w14:ligatures w14:val="none"/>
        </w:rPr>
        <w:commentReference w:id="37"/>
      </w:r>
      <w:r w:rsidRPr="00FE7741">
        <w:rPr>
          <w:rFonts w:eastAsia="Yu Mincho"/>
          <w:kern w:val="0"/>
          <w:lang w:eastAsia="ja-JP"/>
          <w14:ligatures w14:val="none"/>
        </w:rPr>
        <w:t>: Presents key actions for managing the activity, such as marking it as done, facilitating direct interaction and completion tracking within the workflow step context.</w:t>
      </w:r>
    </w:p>
    <w:p w:rsidRPr="00FE7741" w:rsidR="00FE7741" w:rsidP="00FE7741" w:rsidRDefault="00FE7741" w14:paraId="51A45E69" w14:textId="77777777">
      <w:pPr>
        <w:rPr>
          <w:rFonts w:eastAsia="Yu Mincho"/>
          <w:kern w:val="0"/>
          <w:lang w:eastAsia="ja-JP"/>
          <w14:ligatures w14:val="none"/>
        </w:rPr>
      </w:pPr>
      <w:proofErr w:type="gramStart"/>
      <w:r w:rsidRPr="00FE7741">
        <w:rPr>
          <w:rFonts w:eastAsia="Yu Mincho"/>
          <w:kern w:val="0"/>
          <w:highlight w:val="yellow"/>
          <w:lang w:eastAsia="ja-JP"/>
          <w14:ligatures w14:val="none"/>
        </w:rPr>
        <w:t>Note :</w:t>
      </w:r>
      <w:proofErr w:type="gramEnd"/>
      <w:r w:rsidRPr="00FE7741">
        <w:rPr>
          <w:rFonts w:eastAsia="Yu Mincho"/>
          <w:kern w:val="0"/>
          <w:highlight w:val="yellow"/>
          <w:lang w:eastAsia="ja-JP"/>
          <w14:ligatures w14:val="none"/>
        </w:rPr>
        <w:t xml:space="preserve"> Updated VD Screens will be placed soon</w:t>
      </w:r>
    </w:p>
    <w:p w:rsidRPr="00FE7741" w:rsidR="00FE7741" w:rsidP="00FE7741" w:rsidRDefault="00FE7741" w14:paraId="29C6B970" w14:textId="4B7A3B0A">
      <w:pPr>
        <w:keepNext/>
        <w:keepLines/>
        <w:spacing w:before="160" w:after="80"/>
        <w:outlineLvl w:val="1"/>
        <w:rPr>
          <w:rFonts w:eastAsia="Yu Gothic Light"/>
          <w:b/>
          <w:bCs/>
          <w:color w:val="0F4761"/>
          <w:kern w:val="0"/>
          <w:lang w:eastAsia="ja-JP"/>
          <w14:ligatures w14:val="none"/>
        </w:rPr>
      </w:pPr>
      <w:bookmarkStart w:name="_Toc224228502" w:id="38"/>
      <w:r>
        <w:rPr>
          <w:rFonts w:eastAsia="Yu Gothic Light"/>
          <w:b/>
          <w:bCs/>
          <w:color w:val="0F4761"/>
          <w:kern w:val="0"/>
          <w:lang w:eastAsia="ja-JP"/>
          <w14:ligatures w14:val="none"/>
        </w:rPr>
        <w:t>8.</w:t>
      </w:r>
      <w:r w:rsidRPr="00FE7741">
        <w:rPr>
          <w:rFonts w:eastAsia="Yu Gothic Light"/>
          <w:b/>
          <w:bCs/>
          <w:color w:val="0F4761"/>
          <w:kern w:val="0"/>
          <w:lang w:eastAsia="ja-JP"/>
          <w14:ligatures w14:val="none"/>
        </w:rPr>
        <w:t xml:space="preserve"> Activity Detail &amp; Execution Interaction</w:t>
      </w:r>
      <w:bookmarkEnd w:id="38"/>
    </w:p>
    <w:p w:rsidRPr="00FE7741" w:rsidR="00FE7741" w:rsidP="00FE7741" w:rsidRDefault="00FE7741" w14:paraId="47C4C89E" w14:textId="77777777">
      <w:pPr>
        <w:rPr>
          <w:rFonts w:eastAsia="Yu Mincho"/>
          <w:kern w:val="0"/>
          <w:lang w:eastAsia="ja-JP"/>
          <w14:ligatures w14:val="none"/>
        </w:rPr>
      </w:pPr>
      <w:r w:rsidRPr="00FE7741">
        <w:rPr>
          <w:rFonts w:eastAsia="Yu Mincho"/>
          <w:kern w:val="0"/>
          <w:lang w:eastAsia="ja-JP"/>
          <w14:ligatures w14:val="none"/>
        </w:rPr>
        <w:t>Activity details are accessed and executed inline within the workflow step context. When a user interacts with an activity card, the following information and actions are available inline or through an expandable view:</w:t>
      </w:r>
    </w:p>
    <w:p w:rsidRPr="00FE7741" w:rsidR="00FE7741" w:rsidP="00FE7741" w:rsidRDefault="00FE7741" w14:paraId="63512173" w14:textId="77777777">
      <w:pPr>
        <w:rPr>
          <w:rFonts w:eastAsia="Yu Mincho"/>
          <w:kern w:val="0"/>
          <w:lang w:eastAsia="ja-JP"/>
          <w14:ligatures w14:val="none"/>
        </w:rPr>
      </w:pPr>
      <w:r w:rsidRPr="00FE7741">
        <w:rPr>
          <w:rFonts w:eastAsia="Yu Mincho"/>
          <w:noProof/>
          <w:kern w:val="0"/>
          <w:lang w:eastAsia="ja-JP"/>
          <w14:ligatures w14:val="none"/>
        </w:rPr>
        <w:drawing>
          <wp:inline distT="0" distB="0" distL="0" distR="0" wp14:anchorId="5FAA206E" wp14:editId="1CAB0C48">
            <wp:extent cx="5727700" cy="3594100"/>
            <wp:effectExtent l="0" t="0" r="635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3594100"/>
                    </a:xfrm>
                    <a:prstGeom prst="rect">
                      <a:avLst/>
                    </a:prstGeom>
                    <a:noFill/>
                    <a:ln>
                      <a:noFill/>
                    </a:ln>
                  </pic:spPr>
                </pic:pic>
              </a:graphicData>
            </a:graphic>
          </wp:inline>
        </w:drawing>
      </w:r>
    </w:p>
    <w:p w:rsidRPr="00FE7741" w:rsidR="00FE7741" w:rsidP="00FE7741" w:rsidRDefault="00FE7741" w14:paraId="3A7D20A1" w14:textId="77777777">
      <w:pPr>
        <w:numPr>
          <w:ilvl w:val="0"/>
          <w:numId w:val="21"/>
        </w:numPr>
        <w:contextualSpacing/>
        <w:rPr>
          <w:rFonts w:eastAsia="Yu Mincho"/>
          <w:kern w:val="0"/>
          <w:lang w:eastAsia="ja-JP"/>
          <w14:ligatures w14:val="none"/>
        </w:rPr>
      </w:pPr>
      <w:r w:rsidRPr="00FE7741">
        <w:rPr>
          <w:rFonts w:eastAsia="Yu Mincho"/>
          <w:b/>
          <w:bCs/>
          <w:kern w:val="0"/>
          <w:lang w:eastAsia="ja-JP"/>
          <w14:ligatures w14:val="none"/>
        </w:rPr>
        <w:t>Activity Title and Description</w:t>
      </w:r>
      <w:r w:rsidRPr="00FE7741">
        <w:rPr>
          <w:rFonts w:eastAsia="Yu Mincho"/>
          <w:kern w:val="0"/>
          <w:lang w:eastAsia="ja-JP"/>
          <w14:ligatures w14:val="none"/>
        </w:rPr>
        <w:t>: Each activity includes a clear name and a brief description, providing users with an immediate understanding of the activity's purpose and requirements.</w:t>
      </w:r>
    </w:p>
    <w:p w:rsidRPr="00FE7741" w:rsidR="00FE7741" w:rsidP="00FE7741" w:rsidRDefault="00FE7741" w14:paraId="6D5990E2" w14:textId="77777777">
      <w:pPr>
        <w:numPr>
          <w:ilvl w:val="0"/>
          <w:numId w:val="21"/>
        </w:numPr>
        <w:contextualSpacing/>
        <w:rPr>
          <w:rFonts w:eastAsia="Yu Mincho"/>
          <w:kern w:val="0"/>
          <w:lang w:eastAsia="ja-JP"/>
          <w14:ligatures w14:val="none"/>
        </w:rPr>
      </w:pPr>
      <w:r w:rsidRPr="00FE7741">
        <w:rPr>
          <w:rFonts w:eastAsia="Yu Mincho"/>
          <w:b/>
          <w:bCs/>
          <w:kern w:val="0"/>
          <w:lang w:eastAsia="ja-JP"/>
          <w14:ligatures w14:val="none"/>
        </w:rPr>
        <w:t>Activity Type</w:t>
      </w:r>
      <w:r w:rsidRPr="00FE7741">
        <w:rPr>
          <w:rFonts w:eastAsia="Yu Mincho"/>
          <w:kern w:val="0"/>
          <w:lang w:eastAsia="ja-JP"/>
          <w14:ligatures w14:val="none"/>
        </w:rPr>
        <w:t>: Activities are categorized as Action, Meeting, Approvals allowing for appropriate handling and differentiation within the workflow.</w:t>
      </w:r>
    </w:p>
    <w:p w:rsidRPr="00FE7741" w:rsidR="00FE7741" w:rsidP="00FE7741" w:rsidRDefault="00FE7741" w14:paraId="20182A7C" w14:textId="77777777">
      <w:pPr>
        <w:numPr>
          <w:ilvl w:val="0"/>
          <w:numId w:val="22"/>
        </w:numPr>
        <w:contextualSpacing/>
        <w:rPr>
          <w:rFonts w:eastAsia="Yu Mincho"/>
          <w:kern w:val="0"/>
          <w:lang w:eastAsia="ja-JP"/>
          <w14:ligatures w14:val="none"/>
        </w:rPr>
      </w:pPr>
      <w:r w:rsidRPr="00FE7741">
        <w:rPr>
          <w:rFonts w:eastAsia="Yu Mincho"/>
          <w:kern w:val="0"/>
          <w:lang w:eastAsia="ja-JP"/>
          <w14:ligatures w14:val="none"/>
        </w:rPr>
        <w:t>Action: Tasks or items that require direct execution or completion by users.</w:t>
      </w:r>
    </w:p>
    <w:p w:rsidRPr="00FE7741" w:rsidR="00FE7741" w:rsidP="00FE7741" w:rsidRDefault="00FE7741" w14:paraId="5A229E9A" w14:textId="77777777">
      <w:pPr>
        <w:numPr>
          <w:ilvl w:val="0"/>
          <w:numId w:val="22"/>
        </w:numPr>
        <w:contextualSpacing/>
        <w:rPr>
          <w:rFonts w:eastAsia="Yu Mincho"/>
          <w:kern w:val="0"/>
          <w:lang w:eastAsia="ja-JP"/>
          <w14:ligatures w14:val="none"/>
        </w:rPr>
      </w:pPr>
      <w:r w:rsidRPr="00FE7741">
        <w:rPr>
          <w:rFonts w:eastAsia="Yu Mincho"/>
          <w:kern w:val="0"/>
          <w:lang w:eastAsia="ja-JP"/>
          <w14:ligatures w14:val="none"/>
        </w:rPr>
        <w:t>Meeting: Scheduled discussions or collaborative sessions that involve participants coming together, either virtually or in person.</w:t>
      </w:r>
    </w:p>
    <w:p w:rsidRPr="00FE7741" w:rsidR="00FE7741" w:rsidP="00FE7741" w:rsidRDefault="00FE7741" w14:paraId="7D2B65B0" w14:textId="77777777">
      <w:pPr>
        <w:numPr>
          <w:ilvl w:val="0"/>
          <w:numId w:val="22"/>
        </w:numPr>
        <w:contextualSpacing/>
        <w:rPr>
          <w:rFonts w:eastAsia="Yu Mincho"/>
          <w:kern w:val="0"/>
          <w:lang w:eastAsia="ja-JP"/>
          <w14:ligatures w14:val="none"/>
        </w:rPr>
      </w:pPr>
      <w:r w:rsidRPr="00FE7741">
        <w:rPr>
          <w:rFonts w:eastAsia="Yu Mincho"/>
          <w:kern w:val="0"/>
          <w:lang w:eastAsia="ja-JP"/>
          <w14:ligatures w14:val="none"/>
        </w:rPr>
        <w:t>Approval</w:t>
      </w:r>
      <w:del w:author="Retief, Ferdi" w:date="2026-03-16T13:38:00Z" w:id="39">
        <w:r w:rsidRPr="00FE7741">
          <w:rPr>
            <w:rFonts w:eastAsia="Yu Mincho"/>
            <w:kern w:val="0"/>
            <w:lang w:eastAsia="ja-JP"/>
            <w14:ligatures w14:val="none"/>
          </w:rPr>
          <w:delText>s</w:delText>
        </w:r>
      </w:del>
      <w:r w:rsidRPr="00FE7741">
        <w:rPr>
          <w:rFonts w:eastAsia="Yu Mincho"/>
          <w:kern w:val="0"/>
          <w:lang w:eastAsia="ja-JP"/>
          <w14:ligatures w14:val="none"/>
        </w:rPr>
        <w:t>: Activities that necessitate review and authorization, ensuring that certain steps are formally validated before proceeding.</w:t>
      </w:r>
    </w:p>
    <w:p w:rsidRPr="00FE7741" w:rsidR="00FE7741" w:rsidP="00FE7741" w:rsidRDefault="00FE7741" w14:paraId="04E918C9" w14:textId="77777777">
      <w:pPr>
        <w:numPr>
          <w:ilvl w:val="0"/>
          <w:numId w:val="21"/>
        </w:numPr>
        <w:contextualSpacing/>
        <w:rPr>
          <w:rFonts w:eastAsia="Yu Mincho"/>
          <w:kern w:val="0"/>
          <w:lang w:eastAsia="ja-JP"/>
          <w14:ligatures w14:val="none"/>
        </w:rPr>
      </w:pPr>
      <w:r w:rsidRPr="00FE7741">
        <w:rPr>
          <w:rFonts w:eastAsia="Yu Mincho"/>
          <w:b/>
          <w:bCs/>
          <w:kern w:val="0"/>
          <w:lang w:eastAsia="ja-JP"/>
          <w14:ligatures w14:val="none"/>
        </w:rPr>
        <w:t>Due Time</w:t>
      </w:r>
      <w:r w:rsidRPr="00FE7741">
        <w:rPr>
          <w:rFonts w:eastAsia="Yu Mincho"/>
          <w:kern w:val="0"/>
          <w:lang w:eastAsia="ja-JP"/>
          <w14:ligatures w14:val="none"/>
        </w:rPr>
        <w:t>: The scheduled deadline or time for each activity is specified, enabling users to manage and prioritize time-sensitive tasks efficiently.</w:t>
      </w:r>
    </w:p>
    <w:p w:rsidR="00D4061E" w:rsidP="00D4061E" w:rsidRDefault="00D4061E" w14:paraId="0C0232FD" w14:textId="4A1144F8">
      <w:pPr>
        <w:numPr>
          <w:ilvl w:val="0"/>
          <w:numId w:val="21"/>
        </w:numPr>
        <w:spacing w:line="276" w:lineRule="auto"/>
        <w:contextualSpacing/>
        <w:rPr>
          <w:rFonts w:eastAsia="Times New Roman"/>
          <w:kern w:val="0"/>
          <w14:ligatures w14:val="none"/>
        </w:rPr>
      </w:pPr>
      <w:r>
        <w:rPr>
          <w:rFonts w:eastAsia="Times New Roman"/>
          <w:b/>
          <w:bCs/>
        </w:rPr>
        <w:t>Current Status:</w:t>
      </w:r>
      <w:r>
        <w:rPr>
          <w:rFonts w:eastAsia="Times New Roman"/>
        </w:rPr>
        <w:t xml:space="preserve"> </w:t>
      </w:r>
      <w:r w:rsidRPr="00DB125D">
        <w:rPr>
          <w:rFonts w:eastAsia="Times New Roman"/>
        </w:rPr>
        <w:t xml:space="preserve">Activity status shall be </w:t>
      </w:r>
      <w:r w:rsidRPr="00DB125D" w:rsidR="00DB125D">
        <w:rPr>
          <w:rFonts w:eastAsia="Times New Roman"/>
        </w:rPr>
        <w:t xml:space="preserve">displayed as </w:t>
      </w:r>
      <w:r w:rsidRPr="00DB125D">
        <w:rPr>
          <w:rFonts w:eastAsia="Times New Roman"/>
        </w:rPr>
        <w:t xml:space="preserve">Done or Not Done. Where applicable, the system shall display additional state indicators as separate pill badges adjacent to the status pill, </w:t>
      </w:r>
      <w:r w:rsidRPr="00DB125D" w:rsidR="00DB125D">
        <w:rPr>
          <w:rFonts w:eastAsia="Times New Roman"/>
        </w:rPr>
        <w:t>including</w:t>
      </w:r>
      <w:r w:rsidRPr="00DB125D">
        <w:rPr>
          <w:rFonts w:eastAsia="Times New Roman"/>
        </w:rPr>
        <w:t xml:space="preserve"> Overdue and </w:t>
      </w:r>
      <w:r w:rsidRPr="00DB125D" w:rsidR="00DB125D">
        <w:rPr>
          <w:rFonts w:eastAsia="Times New Roman"/>
        </w:rPr>
        <w:t>Waiting Dependency</w:t>
      </w:r>
      <w:r w:rsidRPr="00DB125D">
        <w:rPr>
          <w:rFonts w:eastAsia="Times New Roman"/>
        </w:rPr>
        <w:t>.</w:t>
      </w:r>
    </w:p>
    <w:p w:rsidRPr="00FE7741" w:rsidR="00FE7741" w:rsidP="00FE7741" w:rsidRDefault="00FE7741" w14:paraId="3067A6DC" w14:textId="77777777">
      <w:pPr>
        <w:numPr>
          <w:ilvl w:val="0"/>
          <w:numId w:val="21"/>
        </w:numPr>
        <w:contextualSpacing/>
        <w:rPr>
          <w:rFonts w:eastAsia="Yu Mincho"/>
          <w:kern w:val="0"/>
          <w:lang w:eastAsia="ja-JP"/>
          <w14:ligatures w14:val="none"/>
        </w:rPr>
      </w:pPr>
      <w:r w:rsidRPr="00FE7741">
        <w:rPr>
          <w:rFonts w:eastAsia="Yu Mincho"/>
          <w:b/>
          <w:bCs/>
          <w:kern w:val="0"/>
          <w:lang w:eastAsia="ja-JP"/>
          <w14:ligatures w14:val="none"/>
        </w:rPr>
        <w:t>Dependency Indicator</w:t>
      </w:r>
      <w:r w:rsidRPr="00FE7741">
        <w:rPr>
          <w:rFonts w:eastAsia="Yu Mincho"/>
          <w:kern w:val="0"/>
          <w:lang w:eastAsia="ja-JP"/>
          <w14:ligatures w14:val="none"/>
        </w:rPr>
        <w:t>: Activities may be linked to dependencies, which are clearly indicated to ensure that users are aware of prerequisite actions that must be completed before proceeding.</w:t>
      </w:r>
    </w:p>
    <w:p w:rsidRPr="00FE7741" w:rsidR="00FE7741" w:rsidP="00FE7741" w:rsidRDefault="00FE7741" w14:paraId="13790FE1" w14:textId="77777777">
      <w:pPr>
        <w:numPr>
          <w:ilvl w:val="1"/>
          <w:numId w:val="21"/>
        </w:numPr>
        <w:contextualSpacing/>
        <w:rPr>
          <w:rFonts w:eastAsia="Yu Mincho"/>
          <w:kern w:val="0"/>
          <w:lang w:eastAsia="ja-JP"/>
          <w14:ligatures w14:val="none"/>
        </w:rPr>
      </w:pPr>
      <w:r w:rsidRPr="00FE7741">
        <w:rPr>
          <w:rFonts w:eastAsia="Yu Mincho"/>
          <w:kern w:val="0"/>
          <w:lang w:eastAsia="ja-JP"/>
          <w14:ligatures w14:val="none"/>
        </w:rPr>
        <w:t>If an activity or workflow step has no configured dependencies, the dependency status indicator shall not be displayed in:</w:t>
      </w:r>
    </w:p>
    <w:p w:rsidRPr="00FE7741" w:rsidR="00FE7741" w:rsidP="00FE7741" w:rsidRDefault="00FE7741" w14:paraId="2662E8EE" w14:textId="77777777">
      <w:pPr>
        <w:numPr>
          <w:ilvl w:val="1"/>
          <w:numId w:val="21"/>
        </w:numPr>
        <w:contextualSpacing/>
        <w:rPr>
          <w:rFonts w:eastAsia="Yu Mincho"/>
          <w:kern w:val="0"/>
          <w:lang w:eastAsia="ja-JP"/>
          <w14:ligatures w14:val="none"/>
        </w:rPr>
      </w:pPr>
      <w:r w:rsidRPr="00FE7741">
        <w:rPr>
          <w:rFonts w:eastAsia="Yu Mincho"/>
          <w:kern w:val="0"/>
          <w:lang w:eastAsia="ja-JP"/>
          <w14:ligatures w14:val="none"/>
        </w:rPr>
        <w:t>Activity cards</w:t>
      </w:r>
    </w:p>
    <w:p w:rsidRPr="00FE7741" w:rsidR="00FE7741" w:rsidP="00FE7741" w:rsidRDefault="00FE7741" w14:paraId="3B8EC329" w14:textId="77777777">
      <w:pPr>
        <w:numPr>
          <w:ilvl w:val="1"/>
          <w:numId w:val="21"/>
        </w:numPr>
        <w:contextualSpacing/>
        <w:rPr>
          <w:rFonts w:eastAsia="Yu Mincho"/>
          <w:kern w:val="0"/>
          <w:lang w:eastAsia="ja-JP"/>
          <w14:ligatures w14:val="none"/>
        </w:rPr>
      </w:pPr>
      <w:r w:rsidRPr="00FE7741">
        <w:rPr>
          <w:rFonts w:eastAsia="Yu Mincho"/>
          <w:kern w:val="0"/>
          <w:lang w:eastAsia="ja-JP"/>
          <w14:ligatures w14:val="none"/>
        </w:rPr>
        <w:t>Step tables</w:t>
      </w:r>
    </w:p>
    <w:p w:rsidRPr="00FE7741" w:rsidR="00FE7741" w:rsidP="00FE7741" w:rsidRDefault="00FE7741" w14:paraId="6EE1C76B" w14:textId="77777777">
      <w:pPr>
        <w:numPr>
          <w:ilvl w:val="1"/>
          <w:numId w:val="21"/>
        </w:numPr>
        <w:contextualSpacing/>
        <w:rPr>
          <w:rFonts w:eastAsia="Yu Mincho"/>
          <w:kern w:val="0"/>
          <w:lang w:eastAsia="ja-JP"/>
          <w14:ligatures w14:val="none"/>
        </w:rPr>
      </w:pPr>
      <w:r w:rsidRPr="00FE7741">
        <w:rPr>
          <w:rFonts w:eastAsia="Yu Mincho"/>
          <w:kern w:val="0"/>
          <w:lang w:eastAsia="ja-JP"/>
          <w14:ligatures w14:val="none"/>
        </w:rPr>
        <w:t>Exception indicators</w:t>
      </w:r>
    </w:p>
    <w:p w:rsidRPr="00FE7741" w:rsidR="00FE7741" w:rsidP="00FE7741" w:rsidRDefault="00FE7741" w14:paraId="66AC57AB" w14:textId="77777777">
      <w:pPr>
        <w:numPr>
          <w:ilvl w:val="1"/>
          <w:numId w:val="21"/>
        </w:numPr>
        <w:contextualSpacing/>
        <w:rPr>
          <w:rFonts w:eastAsia="Yu Mincho"/>
          <w:kern w:val="0"/>
          <w:lang w:eastAsia="ja-JP"/>
          <w14:ligatures w14:val="none"/>
        </w:rPr>
      </w:pPr>
      <w:r w:rsidRPr="00FE7741">
        <w:rPr>
          <w:rFonts w:eastAsia="Yu Mincho"/>
          <w:kern w:val="0"/>
          <w:lang w:eastAsia="ja-JP"/>
          <w14:ligatures w14:val="none"/>
        </w:rPr>
        <w:t xml:space="preserve">Dependency indicators shall appear only when at least one dependency </w:t>
      </w:r>
      <w:proofErr w:type="gramStart"/>
      <w:r w:rsidRPr="00FE7741">
        <w:rPr>
          <w:rFonts w:eastAsia="Yu Mincho"/>
          <w:kern w:val="0"/>
          <w:lang w:eastAsia="ja-JP"/>
          <w14:ligatures w14:val="none"/>
        </w:rPr>
        <w:t>exist</w:t>
      </w:r>
      <w:proofErr w:type="gramEnd"/>
    </w:p>
    <w:p w:rsidR="0055089E" w:rsidP="0055089E" w:rsidRDefault="00FE7741" w14:paraId="5B160923" w14:textId="77777777">
      <w:pPr>
        <w:numPr>
          <w:ilvl w:val="0"/>
          <w:numId w:val="21"/>
        </w:numPr>
        <w:contextualSpacing/>
        <w:rPr>
          <w:rFonts w:eastAsia="Yu Mincho"/>
          <w:kern w:val="0"/>
          <w:lang w:eastAsia="ja-JP"/>
          <w14:ligatures w14:val="none"/>
        </w:rPr>
      </w:pPr>
      <w:commentRangeStart w:id="40"/>
      <w:r w:rsidRPr="00FE7741">
        <w:rPr>
          <w:rFonts w:eastAsia="Yu Mincho"/>
          <w:b/>
          <w:bCs/>
          <w:kern w:val="0"/>
          <w:lang w:eastAsia="ja-JP"/>
          <w14:ligatures w14:val="none"/>
        </w:rPr>
        <w:t>Primary Execution Action</w:t>
      </w:r>
      <w:commentRangeEnd w:id="40"/>
      <w:r w:rsidRPr="00FE7741">
        <w:rPr>
          <w:rFonts w:eastAsia="Yu Mincho"/>
          <w:kern w:val="0"/>
          <w:lang w:eastAsia="ja-JP"/>
          <w14:ligatures w14:val="none"/>
        </w:rPr>
        <w:commentReference w:id="40"/>
      </w:r>
      <w:r w:rsidRPr="00FE7741">
        <w:rPr>
          <w:rFonts w:eastAsia="Yu Mincho"/>
          <w:kern w:val="0"/>
          <w:lang w:eastAsia="ja-JP"/>
          <w14:ligatures w14:val="none"/>
        </w:rPr>
        <w:t>: Key actions, such as "Mark as Done," are provided to allow users to directly manage and complete activities within their workflow step context.</w:t>
      </w:r>
    </w:p>
    <w:p w:rsidRPr="0055089E" w:rsidR="00AF61C1" w:rsidP="0055089E" w:rsidRDefault="00AF61C1" w14:paraId="4525A43E" w14:textId="4A3E8235">
      <w:pPr>
        <w:numPr>
          <w:ilvl w:val="0"/>
          <w:numId w:val="54"/>
        </w:numPr>
        <w:contextualSpacing/>
        <w:rPr>
          <w:rFonts w:eastAsia="Yu Mincho"/>
          <w:kern w:val="0"/>
          <w:lang w:eastAsia="ja-JP"/>
          <w14:ligatures w14:val="none"/>
        </w:rPr>
      </w:pPr>
      <w:r w:rsidRPr="0055089E">
        <w:rPr>
          <w:b/>
          <w:bCs/>
        </w:rPr>
        <w:t xml:space="preserve">Action Activity Comments </w:t>
      </w:r>
      <w:r w:rsidRPr="0055089E" w:rsidR="00833BCF">
        <w:rPr>
          <w:b/>
          <w:bCs/>
        </w:rPr>
        <w:t xml:space="preserve">- </w:t>
      </w:r>
    </w:p>
    <w:p w:rsidR="00AF61C1" w:rsidP="0055089E" w:rsidRDefault="00AF61C1" w14:paraId="17B17B40" w14:textId="77777777">
      <w:pPr>
        <w:numPr>
          <w:ilvl w:val="0"/>
          <w:numId w:val="53"/>
        </w:numPr>
        <w:spacing w:after="0" w:line="276" w:lineRule="auto"/>
        <w:rPr>
          <w:rFonts w:eastAsia="Times New Roman"/>
          <w:kern w:val="0"/>
          <w14:ligatures w14:val="none"/>
        </w:rPr>
      </w:pPr>
      <w:r>
        <w:rPr>
          <w:rFonts w:eastAsia="Times New Roman"/>
        </w:rPr>
        <w:t xml:space="preserve">The system shall provide a </w:t>
      </w:r>
      <w:r>
        <w:rPr>
          <w:rFonts w:eastAsia="Times New Roman"/>
          <w:b/>
          <w:bCs/>
        </w:rPr>
        <w:t>Comment</w:t>
      </w:r>
      <w:r>
        <w:rPr>
          <w:rFonts w:eastAsia="Times New Roman"/>
        </w:rPr>
        <w:t xml:space="preserve"> field for each </w:t>
      </w:r>
      <w:r>
        <w:rPr>
          <w:rFonts w:eastAsia="Times New Roman"/>
          <w:b/>
          <w:bCs/>
        </w:rPr>
        <w:t>Action</w:t>
      </w:r>
      <w:r>
        <w:rPr>
          <w:rFonts w:eastAsia="Times New Roman"/>
        </w:rPr>
        <w:t xml:space="preserve"> activity at runtime (i.e., during execution).</w:t>
      </w:r>
    </w:p>
    <w:p w:rsidR="00AF61C1" w:rsidP="0055089E" w:rsidRDefault="00AF61C1" w14:paraId="0ED20D23" w14:textId="77777777">
      <w:pPr>
        <w:numPr>
          <w:ilvl w:val="0"/>
          <w:numId w:val="53"/>
        </w:numPr>
        <w:spacing w:after="0" w:line="276" w:lineRule="auto"/>
        <w:rPr>
          <w:rFonts w:eastAsia="Times New Roman"/>
        </w:rPr>
      </w:pPr>
      <w:r>
        <w:rPr>
          <w:rFonts w:eastAsia="Times New Roman"/>
        </w:rPr>
        <w:t xml:space="preserve">The Comment field shall support </w:t>
      </w:r>
      <w:r>
        <w:rPr>
          <w:rFonts w:eastAsia="Times New Roman"/>
          <w:b/>
          <w:bCs/>
        </w:rPr>
        <w:t>rich text (RTF)</w:t>
      </w:r>
      <w:r>
        <w:rPr>
          <w:rFonts w:eastAsia="Times New Roman"/>
        </w:rPr>
        <w:t xml:space="preserve"> and must render </w:t>
      </w:r>
      <w:r>
        <w:rPr>
          <w:rFonts w:eastAsia="Times New Roman"/>
          <w:b/>
          <w:bCs/>
        </w:rPr>
        <w:t>clickable URLs</w:t>
      </w:r>
      <w:r>
        <w:rPr>
          <w:rFonts w:eastAsia="Times New Roman"/>
        </w:rPr>
        <w:t xml:space="preserve"> (e.g., a pasted link to a document or file location) so that an Approver can follow the link to review supporting material.</w:t>
      </w:r>
    </w:p>
    <w:p w:rsidR="00AF61C1" w:rsidP="0055089E" w:rsidRDefault="00AF61C1" w14:paraId="2B4EA4C0" w14:textId="77777777">
      <w:pPr>
        <w:numPr>
          <w:ilvl w:val="0"/>
          <w:numId w:val="53"/>
        </w:numPr>
        <w:spacing w:after="0" w:line="276" w:lineRule="auto"/>
        <w:rPr>
          <w:rFonts w:eastAsia="Times New Roman"/>
        </w:rPr>
      </w:pPr>
      <w:r>
        <w:rPr>
          <w:rFonts w:eastAsia="Times New Roman"/>
        </w:rPr>
        <w:t>For action activities that require approval, the Comment content shall be visible to the Approver when reviewing the associated approval activity.</w:t>
      </w:r>
    </w:p>
    <w:p w:rsidR="00AF61C1" w:rsidP="0055089E" w:rsidRDefault="00AF61C1" w14:paraId="03131399" w14:textId="77777777">
      <w:pPr>
        <w:numPr>
          <w:ilvl w:val="0"/>
          <w:numId w:val="53"/>
        </w:numPr>
        <w:spacing w:after="0" w:line="276" w:lineRule="auto"/>
        <w:rPr>
          <w:rFonts w:eastAsia="Times New Roman"/>
        </w:rPr>
      </w:pPr>
      <w:r>
        <w:rPr>
          <w:rFonts w:eastAsia="Times New Roman"/>
        </w:rPr>
        <w:t xml:space="preserve">After an action activity is marked </w:t>
      </w:r>
      <w:r>
        <w:rPr>
          <w:rFonts w:eastAsia="Times New Roman"/>
          <w:b/>
          <w:bCs/>
        </w:rPr>
        <w:t>Done</w:t>
      </w:r>
      <w:r>
        <w:rPr>
          <w:rFonts w:eastAsia="Times New Roman"/>
        </w:rPr>
        <w:t>, the Comment shall be displayed within the completed activity (at the bottom of the activity detail) and remain readable with clickable URLs.</w:t>
      </w:r>
    </w:p>
    <w:p w:rsidR="00AF61C1" w:rsidP="0055089E" w:rsidRDefault="00AF61C1" w14:paraId="0DE390C1" w14:textId="77777777">
      <w:pPr>
        <w:numPr>
          <w:ilvl w:val="0"/>
          <w:numId w:val="53"/>
        </w:numPr>
        <w:spacing w:after="0" w:line="276" w:lineRule="auto"/>
        <w:rPr>
          <w:rFonts w:eastAsia="Times New Roman"/>
        </w:rPr>
      </w:pPr>
      <w:r>
        <w:rPr>
          <w:rFonts w:eastAsia="Times New Roman"/>
        </w:rPr>
        <w:t xml:space="preserve">Once the workflow step is completed, the Comment shall be </w:t>
      </w:r>
      <w:r>
        <w:rPr>
          <w:rFonts w:eastAsia="Times New Roman"/>
          <w:b/>
          <w:bCs/>
        </w:rPr>
        <w:t>read-only</w:t>
      </w:r>
      <w:r>
        <w:rPr>
          <w:rFonts w:eastAsia="Times New Roman"/>
        </w:rPr>
        <w:t xml:space="preserve">. The Comment shall become editable again only if the user performs an </w:t>
      </w:r>
      <w:r>
        <w:rPr>
          <w:rFonts w:eastAsia="Times New Roman"/>
          <w:b/>
          <w:bCs/>
        </w:rPr>
        <w:t>Undo Completion</w:t>
      </w:r>
      <w:r>
        <w:rPr>
          <w:rFonts w:eastAsia="Times New Roman"/>
        </w:rPr>
        <w:t xml:space="preserve"> action for the step (or equivalent uncomplete/reopen behavior).</w:t>
      </w:r>
    </w:p>
    <w:p w:rsidRPr="00FE7741" w:rsidR="00FE7741" w:rsidP="00FE7741" w:rsidRDefault="00FE7741" w14:paraId="35782BBF" w14:textId="77777777">
      <w:pPr>
        <w:rPr>
          <w:rFonts w:eastAsia="Yu Mincho"/>
          <w:kern w:val="0"/>
          <w:lang w:eastAsia="ja-JP"/>
          <w14:ligatures w14:val="none"/>
        </w:rPr>
      </w:pPr>
      <w:proofErr w:type="gramStart"/>
      <w:r w:rsidRPr="00FE7741">
        <w:rPr>
          <w:rFonts w:eastAsia="Yu Mincho"/>
          <w:kern w:val="0"/>
          <w:highlight w:val="yellow"/>
          <w:lang w:eastAsia="ja-JP"/>
          <w14:ligatures w14:val="none"/>
        </w:rPr>
        <w:t>Note :</w:t>
      </w:r>
      <w:proofErr w:type="gramEnd"/>
      <w:r w:rsidRPr="00FE7741">
        <w:rPr>
          <w:rFonts w:eastAsia="Yu Mincho"/>
          <w:kern w:val="0"/>
          <w:highlight w:val="yellow"/>
          <w:lang w:eastAsia="ja-JP"/>
          <w14:ligatures w14:val="none"/>
        </w:rPr>
        <w:t xml:space="preserve"> Updated VD Screens will be placed soon</w:t>
      </w:r>
    </w:p>
    <w:p w:rsidRPr="00FE7741" w:rsidR="00FE7741" w:rsidP="00FE7741" w:rsidRDefault="00FE7741" w14:paraId="5E3308F0" w14:textId="59097D3D">
      <w:pPr>
        <w:keepNext/>
        <w:keepLines/>
        <w:spacing w:before="160" w:after="80"/>
        <w:outlineLvl w:val="1"/>
        <w:rPr>
          <w:rFonts w:eastAsia="Yu Gothic Light"/>
          <w:b/>
          <w:bCs/>
          <w:color w:val="0F4761"/>
          <w:kern w:val="0"/>
          <w:lang w:eastAsia="ja-JP"/>
          <w14:ligatures w14:val="none"/>
        </w:rPr>
      </w:pPr>
      <w:bookmarkStart w:name="_Toc224228503" w:id="41"/>
      <w:r>
        <w:rPr>
          <w:rFonts w:eastAsia="Yu Gothic Light"/>
          <w:b/>
          <w:bCs/>
          <w:color w:val="0F4761"/>
          <w:kern w:val="0"/>
          <w:lang w:eastAsia="ja-JP"/>
          <w14:ligatures w14:val="none"/>
        </w:rPr>
        <w:t>9.</w:t>
      </w:r>
      <w:r w:rsidRPr="00FE7741">
        <w:rPr>
          <w:rFonts w:eastAsia="Yu Gothic Light"/>
          <w:b/>
          <w:bCs/>
          <w:color w:val="0F4761"/>
          <w:kern w:val="0"/>
          <w:lang w:eastAsia="ja-JP"/>
          <w14:ligatures w14:val="none"/>
        </w:rPr>
        <w:t xml:space="preserve"> Activity Execution Rules</w:t>
      </w:r>
      <w:bookmarkEnd w:id="41"/>
      <w:r w:rsidRPr="00FE7741">
        <w:rPr>
          <w:rFonts w:eastAsia="Yu Gothic Light"/>
          <w:b/>
          <w:bCs/>
          <w:color w:val="0F4761"/>
          <w:kern w:val="0"/>
          <w:lang w:eastAsia="ja-JP"/>
          <w14:ligatures w14:val="none"/>
        </w:rPr>
        <w:t xml:space="preserve"> </w:t>
      </w:r>
    </w:p>
    <w:p w:rsidRPr="00FE7741" w:rsidR="00FE7741" w:rsidP="00FE7741" w:rsidRDefault="00FE7741" w14:paraId="66EAD51F" w14:textId="77777777">
      <w:pPr>
        <w:rPr>
          <w:rFonts w:eastAsia="Yu Mincho"/>
          <w:kern w:val="0"/>
          <w:lang w:eastAsia="ja-JP"/>
          <w14:ligatures w14:val="none"/>
        </w:rPr>
      </w:pPr>
      <w:r w:rsidRPr="00FE7741">
        <w:rPr>
          <w:rFonts w:eastAsia="Yu Mincho"/>
          <w:kern w:val="0"/>
          <w:lang w:eastAsia="ja-JP"/>
          <w14:ligatures w14:val="none"/>
        </w:rPr>
        <w:t>The following rules govern activity execution within the My Activities page:</w:t>
      </w:r>
    </w:p>
    <w:p w:rsidRPr="00FE7741" w:rsidR="00FE7741" w:rsidP="00FE7741" w:rsidRDefault="00FE7741" w14:paraId="59FF02B7" w14:textId="77777777">
      <w:pPr>
        <w:numPr>
          <w:ilvl w:val="0"/>
          <w:numId w:val="23"/>
        </w:numPr>
        <w:rPr>
          <w:rFonts w:eastAsia="Yu Mincho"/>
          <w:kern w:val="0"/>
          <w:lang w:eastAsia="ja-JP"/>
          <w14:ligatures w14:val="none"/>
        </w:rPr>
      </w:pPr>
      <w:r w:rsidRPr="00FE7741">
        <w:rPr>
          <w:rFonts w:eastAsia="Yu Mincho"/>
          <w:kern w:val="0"/>
          <w:lang w:eastAsia="ja-JP"/>
          <w14:ligatures w14:val="none"/>
        </w:rPr>
        <w:t xml:space="preserve">Activities become actionable only when all defined dependencies are </w:t>
      </w:r>
      <w:del w:author="Retief, Ferdi" w:date="2026-03-16T13:40:00Z" w:id="42">
        <w:r w:rsidRPr="00FE7741">
          <w:rPr>
            <w:rFonts w:eastAsia="Yu Mincho"/>
            <w:kern w:val="0"/>
            <w:lang w:eastAsia="ja-JP"/>
            <w14:ligatures w14:val="none"/>
          </w:rPr>
          <w:delText>resolved</w:delText>
        </w:r>
      </w:del>
      <w:ins w:author="Retief, Ferdi" w:date="2026-03-16T13:40:00Z" w:id="43">
        <w:r w:rsidRPr="00FE7741">
          <w:rPr>
            <w:rFonts w:eastAsia="Yu Mincho"/>
            <w:kern w:val="0"/>
            <w:lang w:eastAsia="ja-JP"/>
            <w14:ligatures w14:val="none"/>
          </w:rPr>
          <w:t>marked as done</w:t>
        </w:r>
      </w:ins>
      <w:r w:rsidRPr="00FE7741">
        <w:rPr>
          <w:rFonts w:eastAsia="Yu Mincho"/>
          <w:kern w:val="0"/>
          <w:lang w:eastAsia="ja-JP"/>
          <w14:ligatures w14:val="none"/>
        </w:rPr>
        <w:t>.</w:t>
      </w:r>
    </w:p>
    <w:p w:rsidRPr="00FE7741" w:rsidR="00FE7741" w:rsidP="00FE7741" w:rsidRDefault="00FE7741" w14:paraId="27181B5F" w14:textId="77777777">
      <w:pPr>
        <w:rPr>
          <w:rFonts w:eastAsia="Yu Mincho"/>
          <w:b/>
          <w:bCs/>
          <w:kern w:val="0"/>
          <w:lang w:eastAsia="ja-JP"/>
          <w14:ligatures w14:val="none"/>
        </w:rPr>
      </w:pPr>
      <w:r w:rsidRPr="00FE7741">
        <w:rPr>
          <w:rFonts w:eastAsia="Yu Mincho"/>
          <w:b/>
          <w:bCs/>
          <w:kern w:val="0"/>
          <w:lang w:eastAsia="ja-JP"/>
          <w14:ligatures w14:val="none"/>
        </w:rPr>
        <w:t>Execution Rules</w:t>
      </w:r>
    </w:p>
    <w:p w:rsidRPr="00FE7741" w:rsidR="00FE7741" w:rsidP="00FE7741" w:rsidRDefault="00FE7741" w14:paraId="62DECCC6" w14:textId="77777777">
      <w:pPr>
        <w:numPr>
          <w:ilvl w:val="0"/>
          <w:numId w:val="24"/>
        </w:numPr>
        <w:rPr>
          <w:rFonts w:eastAsia="Yu Mincho"/>
          <w:kern w:val="0"/>
          <w:lang w:eastAsia="ja-JP"/>
          <w14:ligatures w14:val="none"/>
        </w:rPr>
      </w:pPr>
      <w:r w:rsidRPr="00FE7741">
        <w:rPr>
          <w:rFonts w:eastAsia="Yu Mincho"/>
          <w:kern w:val="0"/>
          <w:lang w:eastAsia="ja-JP"/>
          <w14:ligatures w14:val="none"/>
        </w:rPr>
        <w:t xml:space="preserve">Users who are tagged as ‘Assigned To’ for an activity have specific permissions and responsibilities within the system. </w:t>
      </w:r>
    </w:p>
    <w:p w:rsidRPr="00FE7741" w:rsidR="00FE7741" w:rsidP="00FE7741" w:rsidRDefault="00FE7741" w14:paraId="1C186667" w14:textId="77777777">
      <w:pPr>
        <w:numPr>
          <w:ilvl w:val="0"/>
          <w:numId w:val="24"/>
        </w:numPr>
        <w:rPr>
          <w:rFonts w:eastAsia="Yu Mincho"/>
          <w:kern w:val="0"/>
          <w:lang w:eastAsia="ja-JP"/>
          <w14:ligatures w14:val="none"/>
        </w:rPr>
      </w:pPr>
      <w:r w:rsidRPr="00FE7741">
        <w:rPr>
          <w:rFonts w:eastAsia="Yu Mincho"/>
          <w:kern w:val="0"/>
          <w:lang w:eastAsia="ja-JP"/>
          <w14:ligatures w14:val="none"/>
        </w:rPr>
        <w:t xml:space="preserve">Upon completion of the required tasks, Responsible users must mark the activity as completed in the system. </w:t>
      </w:r>
    </w:p>
    <w:p w:rsidRPr="00FE7741" w:rsidR="00FE7741" w:rsidP="00FE7741" w:rsidRDefault="00FE7741" w14:paraId="6F1D43D9" w14:textId="77777777">
      <w:pPr>
        <w:numPr>
          <w:ilvl w:val="0"/>
          <w:numId w:val="24"/>
        </w:numPr>
        <w:spacing w:line="276" w:lineRule="auto"/>
        <w:rPr>
          <w:rFonts w:eastAsia="Yu Mincho"/>
          <w:kern w:val="0"/>
          <w:lang w:eastAsia="ja-JP"/>
          <w14:ligatures w14:val="none"/>
        </w:rPr>
      </w:pPr>
      <w:r w:rsidRPr="00FE7741">
        <w:rPr>
          <w:rFonts w:eastAsia="Yu Mincho"/>
          <w:kern w:val="0"/>
          <w:lang w:eastAsia="ja-JP"/>
          <w14:ligatures w14:val="none"/>
        </w:rPr>
        <w:t xml:space="preserve">Add personal </w:t>
      </w:r>
      <w:del w:author="Retief, Ferdi" w:date="2026-03-16T13:41:00Z" w:id="44">
        <w:r w:rsidRPr="00FE7741">
          <w:rPr>
            <w:rFonts w:eastAsia="Yu Mincho"/>
            <w:kern w:val="0"/>
            <w:lang w:eastAsia="ja-JP"/>
            <w14:ligatures w14:val="none"/>
          </w:rPr>
          <w:delText xml:space="preserve">reminders </w:delText>
        </w:r>
      </w:del>
      <w:ins w:author="Retief, Ferdi" w:date="2026-03-16T13:41:00Z" w:id="45">
        <w:r w:rsidRPr="00FE7741">
          <w:rPr>
            <w:rFonts w:eastAsia="Yu Mincho"/>
            <w:kern w:val="0"/>
            <w:lang w:eastAsia="ja-JP"/>
            <w14:ligatures w14:val="none"/>
          </w:rPr>
          <w:t xml:space="preserve">actions </w:t>
        </w:r>
      </w:ins>
      <w:r w:rsidRPr="00FE7741">
        <w:rPr>
          <w:rFonts w:eastAsia="Yu Mincho"/>
          <w:kern w:val="0"/>
          <w:lang w:eastAsia="ja-JP"/>
          <w14:ligatures w14:val="none"/>
        </w:rPr>
        <w:t>for self</w:t>
      </w:r>
      <w:r w:rsidRPr="00FE7741">
        <w:rPr>
          <w:rFonts w:eastAsia="Yu Mincho"/>
          <w:kern w:val="0"/>
          <w:lang w:eastAsia="ja-JP"/>
          <w14:ligatures w14:val="none"/>
        </w:rPr>
        <w:noBreakHyphen/>
        <w:t>management</w:t>
      </w:r>
    </w:p>
    <w:p w:rsidR="00AF61C1" w:rsidP="00AF61C1" w:rsidRDefault="00AF61C1" w14:paraId="2345FACC" w14:textId="77777777">
      <w:pPr>
        <w:numPr>
          <w:ilvl w:val="0"/>
          <w:numId w:val="24"/>
        </w:numPr>
        <w:spacing w:line="276" w:lineRule="auto"/>
        <w:rPr>
          <w:rFonts w:eastAsia="Times New Roman"/>
          <w:kern w:val="0"/>
          <w14:ligatures w14:val="none"/>
        </w:rPr>
      </w:pPr>
      <w:r>
        <w:rPr>
          <w:rFonts w:eastAsia="Times New Roman"/>
        </w:rPr>
        <w:t xml:space="preserve">Additionally, if the activity requires any specific inputs or supporting material as part of its configuration, users shall provide these details in the </w:t>
      </w:r>
      <w:r>
        <w:rPr>
          <w:rFonts w:eastAsia="Times New Roman"/>
          <w:b/>
          <w:bCs/>
        </w:rPr>
        <w:t>Action activity Comment</w:t>
      </w:r>
      <w:r>
        <w:rPr>
          <w:rFonts w:eastAsia="Times New Roman"/>
        </w:rPr>
        <w:t xml:space="preserve"> field (rich text), including pasting any relevant document/file URLs where applicable.</w:t>
      </w:r>
    </w:p>
    <w:p w:rsidRPr="00FE7741" w:rsidR="00FE7741" w:rsidP="00FE7741" w:rsidRDefault="00FE7741" w14:paraId="104AA817" w14:textId="77777777">
      <w:pPr>
        <w:rPr>
          <w:rFonts w:eastAsia="Yu Mincho"/>
          <w:b/>
          <w:bCs/>
          <w:kern w:val="0"/>
          <w:lang w:eastAsia="ja-JP"/>
          <w14:ligatures w14:val="none"/>
        </w:rPr>
      </w:pPr>
      <w:r w:rsidRPr="00FE7741">
        <w:rPr>
          <w:rFonts w:eastAsia="Yu Mincho"/>
          <w:b/>
          <w:bCs/>
          <w:kern w:val="0"/>
          <w:lang w:eastAsia="ja-JP"/>
          <w14:ligatures w14:val="none"/>
        </w:rPr>
        <w:t>Dependency Handling</w:t>
      </w:r>
    </w:p>
    <w:p w:rsidRPr="00FE7741" w:rsidR="00FE7741" w:rsidP="00FE7741" w:rsidRDefault="00FE7741" w14:paraId="1B1F3B3F" w14:textId="77777777">
      <w:pPr>
        <w:numPr>
          <w:ilvl w:val="0"/>
          <w:numId w:val="25"/>
        </w:numPr>
        <w:rPr>
          <w:rFonts w:eastAsia="Yu Mincho"/>
          <w:kern w:val="0"/>
          <w:lang w:eastAsia="ja-JP"/>
          <w14:ligatures w14:val="none"/>
        </w:rPr>
      </w:pPr>
      <w:r w:rsidRPr="00FE7741">
        <w:rPr>
          <w:rFonts w:eastAsia="Yu Mincho"/>
          <w:kern w:val="0"/>
          <w:lang w:eastAsia="ja-JP"/>
          <w14:ligatures w14:val="none"/>
        </w:rPr>
        <w:t xml:space="preserve">In cases where an activity is dependent on the completion of other activities, such dependencies are clearly indicated in the system. </w:t>
      </w:r>
    </w:p>
    <w:p w:rsidRPr="00FE7741" w:rsidR="00FE7741" w:rsidP="00FE7741" w:rsidRDefault="00FE7741" w14:paraId="18309EE7" w14:textId="26B2F440">
      <w:pPr>
        <w:numPr>
          <w:ilvl w:val="0"/>
          <w:numId w:val="25"/>
        </w:numPr>
        <w:rPr>
          <w:rFonts w:eastAsia="Yu Mincho"/>
          <w:kern w:val="0"/>
          <w:lang w:eastAsia="ja-JP"/>
          <w14:ligatures w14:val="none"/>
        </w:rPr>
      </w:pPr>
      <w:r w:rsidRPr="00FE7741">
        <w:rPr>
          <w:rFonts w:eastAsia="Yu Mincho"/>
          <w:kern w:val="0"/>
          <w:lang w:eastAsia="ja-JP"/>
          <w14:ligatures w14:val="none"/>
        </w:rPr>
        <w:t>Activities that are blocked by unresolved dependencies are displayed with a status of "</w:t>
      </w:r>
      <w:r w:rsidR="0023750B">
        <w:rPr>
          <w:rFonts w:eastAsia="Yu Mincho"/>
          <w:kern w:val="0"/>
          <w:lang w:eastAsia="ja-JP"/>
          <w14:ligatures w14:val="none"/>
        </w:rPr>
        <w:t>Waiting Dependency</w:t>
      </w:r>
      <w:r w:rsidRPr="00FE7741">
        <w:rPr>
          <w:rFonts w:eastAsia="Yu Mincho"/>
          <w:kern w:val="0"/>
          <w:lang w:eastAsia="ja-JP"/>
          <w14:ligatures w14:val="none"/>
        </w:rPr>
        <w:t xml:space="preserve">." </w:t>
      </w:r>
    </w:p>
    <w:p w:rsidRPr="00FE7741" w:rsidR="00FE7741" w:rsidP="00FE7741" w:rsidRDefault="00FE7741" w14:paraId="1C4CD48B" w14:textId="77777777">
      <w:pPr>
        <w:numPr>
          <w:ilvl w:val="0"/>
          <w:numId w:val="25"/>
        </w:numPr>
        <w:rPr>
          <w:rFonts w:eastAsia="Yu Mincho"/>
          <w:kern w:val="0"/>
          <w:lang w:eastAsia="ja-JP"/>
          <w14:ligatures w14:val="none"/>
        </w:rPr>
      </w:pPr>
      <w:r w:rsidRPr="00FE7741">
        <w:rPr>
          <w:rFonts w:eastAsia="Yu Mincho"/>
          <w:kern w:val="0"/>
          <w:lang w:eastAsia="ja-JP"/>
          <w14:ligatures w14:val="none"/>
        </w:rPr>
        <w:t xml:space="preserve">While an activity is blocked, Responsible users are unable to execute or start the activity. </w:t>
      </w:r>
    </w:p>
    <w:p w:rsidRPr="00FE7741" w:rsidR="00FE7741" w:rsidP="00FE7741" w:rsidRDefault="00FE7741" w14:paraId="4A829D0E" w14:textId="77777777">
      <w:pPr>
        <w:numPr>
          <w:ilvl w:val="0"/>
          <w:numId w:val="25"/>
        </w:numPr>
        <w:rPr>
          <w:rFonts w:eastAsia="Yu Mincho"/>
          <w:kern w:val="0"/>
          <w:lang w:eastAsia="ja-JP"/>
          <w14:ligatures w14:val="none"/>
        </w:rPr>
      </w:pPr>
      <w:r w:rsidRPr="00FE7741">
        <w:rPr>
          <w:rFonts w:eastAsia="Yu Mincho"/>
          <w:kern w:val="0"/>
          <w:lang w:eastAsia="ja-JP"/>
          <w14:ligatures w14:val="none"/>
        </w:rPr>
        <w:t xml:space="preserve">Once the necessary dependencies are resolved, </w:t>
      </w:r>
      <w:commentRangeStart w:id="46"/>
      <w:r w:rsidRPr="00FE7741">
        <w:rPr>
          <w:rFonts w:eastAsia="Yu Mincho"/>
          <w:kern w:val="0"/>
          <w:lang w:eastAsia="ja-JP"/>
          <w14:ligatures w14:val="none"/>
        </w:rPr>
        <w:t>the system will automatically update the status of the activity</w:t>
      </w:r>
      <w:commentRangeEnd w:id="46"/>
      <w:r w:rsidRPr="00FE7741">
        <w:rPr>
          <w:rFonts w:eastAsia="Yu Mincho"/>
          <w:kern w:val="0"/>
          <w:lang w:eastAsia="ja-JP"/>
          <w14:ligatures w14:val="none"/>
        </w:rPr>
        <w:commentReference w:id="46"/>
      </w:r>
      <w:r w:rsidRPr="00FE7741">
        <w:rPr>
          <w:rFonts w:eastAsia="Yu Mincho"/>
          <w:kern w:val="0"/>
          <w:lang w:eastAsia="ja-JP"/>
          <w14:ligatures w14:val="none"/>
        </w:rPr>
        <w:t>, allowing execution to proceed.</w:t>
      </w:r>
    </w:p>
    <w:p w:rsidRPr="00FE7741" w:rsidR="00FE7741" w:rsidP="00FE7741" w:rsidRDefault="00FE7741" w14:paraId="5BA2344F" w14:textId="77777777">
      <w:pPr>
        <w:rPr>
          <w:rFonts w:eastAsia="Yu Mincho"/>
          <w:b/>
          <w:bCs/>
          <w:kern w:val="0"/>
          <w:lang w:eastAsia="ja-JP"/>
          <w14:ligatures w14:val="none"/>
        </w:rPr>
      </w:pPr>
      <w:r w:rsidRPr="00FE7741">
        <w:rPr>
          <w:rFonts w:eastAsia="Yu Mincho"/>
          <w:b/>
          <w:bCs/>
          <w:kern w:val="0"/>
          <w:lang w:eastAsia="ja-JP"/>
          <w14:ligatures w14:val="none"/>
        </w:rPr>
        <w:t>Activity Reassignment Rules</w:t>
      </w:r>
    </w:p>
    <w:p w:rsidRPr="00FE7741" w:rsidR="00FE7741" w:rsidP="00FE7741" w:rsidRDefault="00FE7741" w14:paraId="78BDAF82" w14:textId="77777777">
      <w:pPr>
        <w:rPr>
          <w:rFonts w:eastAsia="Yu Mincho"/>
          <w:kern w:val="0"/>
          <w:lang w:eastAsia="ja-JP"/>
          <w14:ligatures w14:val="none"/>
        </w:rPr>
      </w:pPr>
      <w:r w:rsidRPr="00FE7741">
        <w:rPr>
          <w:rFonts w:eastAsia="Yu Mincho"/>
          <w:kern w:val="0"/>
          <w:lang w:eastAsia="ja-JP"/>
          <w14:ligatures w14:val="none"/>
        </w:rPr>
        <w:t>The following rules govern activity reassignment:</w:t>
      </w:r>
    </w:p>
    <w:p w:rsidRPr="00FE7741" w:rsidR="00FE7741" w:rsidP="00FE7741" w:rsidRDefault="00FE7741" w14:paraId="20031540" w14:textId="77777777">
      <w:pPr>
        <w:numPr>
          <w:ilvl w:val="0"/>
          <w:numId w:val="26"/>
        </w:numPr>
        <w:rPr>
          <w:rFonts w:eastAsia="Yu Mincho"/>
          <w:kern w:val="0"/>
          <w:lang w:eastAsia="ja-JP"/>
          <w14:ligatures w14:val="none"/>
        </w:rPr>
      </w:pPr>
      <w:r w:rsidRPr="00FE7741">
        <w:rPr>
          <w:rFonts w:eastAsia="Yu Mincho"/>
          <w:kern w:val="0"/>
          <w:lang w:eastAsia="ja-JP"/>
          <w14:ligatures w14:val="none"/>
        </w:rPr>
        <w:t>Only Workflow Builder or Client Admin may reassign activities</w:t>
      </w:r>
    </w:p>
    <w:p w:rsidRPr="00FE7741" w:rsidR="00FE7741" w:rsidP="00FE7741" w:rsidRDefault="00FE7741" w14:paraId="3152F804" w14:textId="77777777">
      <w:pPr>
        <w:numPr>
          <w:ilvl w:val="0"/>
          <w:numId w:val="26"/>
        </w:numPr>
        <w:rPr>
          <w:rFonts w:eastAsia="Yu Mincho"/>
          <w:kern w:val="0"/>
          <w:lang w:eastAsia="ja-JP"/>
          <w14:ligatures w14:val="none"/>
        </w:rPr>
      </w:pPr>
      <w:r w:rsidRPr="00FE7741">
        <w:rPr>
          <w:rFonts w:eastAsia="Yu Mincho"/>
          <w:kern w:val="0"/>
          <w:lang w:eastAsia="ja-JP"/>
          <w14:ligatures w14:val="none"/>
        </w:rPr>
        <w:t>Reassignment is allowed only at the activity level, not at the workflow or step level</w:t>
      </w:r>
    </w:p>
    <w:p w:rsidRPr="00FE7741" w:rsidR="00FE7741" w:rsidP="00FE7741" w:rsidRDefault="00FE7741" w14:paraId="57017B08" w14:textId="77777777">
      <w:pPr>
        <w:numPr>
          <w:ilvl w:val="0"/>
          <w:numId w:val="26"/>
        </w:numPr>
        <w:rPr>
          <w:rFonts w:eastAsia="Yu Mincho"/>
          <w:kern w:val="0"/>
          <w:lang w:eastAsia="ja-JP"/>
          <w14:ligatures w14:val="none"/>
        </w:rPr>
      </w:pPr>
      <w:r w:rsidRPr="00FE7741">
        <w:rPr>
          <w:rFonts w:eastAsia="Yu Mincho"/>
          <w:kern w:val="0"/>
          <w:lang w:eastAsia="ja-JP"/>
          <w14:ligatures w14:val="none"/>
        </w:rPr>
        <w:t>The new assignee must be a valid user within the same client instance</w:t>
      </w:r>
    </w:p>
    <w:p w:rsidRPr="00FE7741" w:rsidR="00FE7741" w:rsidP="00FE7741" w:rsidRDefault="00FE7741" w14:paraId="6ED9C9FB" w14:textId="77777777">
      <w:pPr>
        <w:numPr>
          <w:ilvl w:val="0"/>
          <w:numId w:val="26"/>
        </w:numPr>
        <w:rPr>
          <w:rFonts w:eastAsia="Yu Mincho"/>
          <w:kern w:val="0"/>
          <w:lang w:eastAsia="ja-JP"/>
          <w14:ligatures w14:val="none"/>
        </w:rPr>
      </w:pPr>
      <w:r w:rsidRPr="00FE7741">
        <w:rPr>
          <w:rFonts w:eastAsia="Yu Mincho"/>
          <w:kern w:val="0"/>
          <w:lang w:eastAsia="ja-JP"/>
          <w14:ligatures w14:val="none"/>
        </w:rPr>
        <w:t xml:space="preserve">Reassignment does not alter the workflow structure or RACI </w:t>
      </w:r>
      <w:commentRangeStart w:id="47"/>
      <w:r w:rsidRPr="00FE7741">
        <w:rPr>
          <w:rFonts w:eastAsia="Yu Mincho"/>
          <w:kern w:val="0"/>
          <w:lang w:eastAsia="ja-JP"/>
          <w14:ligatures w14:val="none"/>
        </w:rPr>
        <w:t>assignments</w:t>
      </w:r>
      <w:commentRangeEnd w:id="47"/>
      <w:r w:rsidRPr="00FE7741">
        <w:rPr>
          <w:rFonts w:eastAsia="Yu Mincho"/>
          <w:kern w:val="0"/>
          <w:lang w:eastAsia="ja-JP"/>
          <w14:ligatures w14:val="none"/>
        </w:rPr>
        <w:commentReference w:id="47"/>
      </w:r>
    </w:p>
    <w:p w:rsidRPr="00FE7741" w:rsidR="00FE7741" w:rsidP="00FE7741" w:rsidRDefault="00FE7741" w14:paraId="3986B10E" w14:textId="1B01BE9F">
      <w:pPr>
        <w:rPr>
          <w:rFonts w:eastAsia="Yu Mincho"/>
          <w:kern w:val="0"/>
          <w:lang w:eastAsia="ja-JP"/>
          <w14:ligatures w14:val="none"/>
        </w:rPr>
      </w:pPr>
      <w:r w:rsidRPr="00FE7741">
        <w:rPr>
          <w:rFonts w:eastAsia="Yu Mincho"/>
          <w:kern w:val="0"/>
          <w:lang w:eastAsia="ja-JP"/>
          <w14:ligatures w14:val="none"/>
        </w:rPr>
        <w:t>Workflow Builder can:</w:t>
      </w:r>
    </w:p>
    <w:p w:rsidRPr="00FE7741" w:rsidR="00FE7741" w:rsidP="00FE7741" w:rsidRDefault="00FE7741" w14:paraId="7F432B3E" w14:textId="77777777">
      <w:pPr>
        <w:numPr>
          <w:ilvl w:val="0"/>
          <w:numId w:val="28"/>
        </w:numPr>
        <w:rPr>
          <w:rFonts w:eastAsia="Yu Mincho"/>
          <w:kern w:val="0"/>
          <w:lang w:eastAsia="ja-JP"/>
          <w14:ligatures w14:val="none"/>
        </w:rPr>
      </w:pPr>
      <w:r w:rsidRPr="00FE7741">
        <w:rPr>
          <w:rFonts w:eastAsia="Yu Mincho"/>
          <w:kern w:val="0"/>
          <w:lang w:eastAsia="ja-JP"/>
          <w14:ligatures w14:val="none"/>
        </w:rPr>
        <w:t>Modify workflow steps</w:t>
      </w:r>
    </w:p>
    <w:p w:rsidRPr="00FE7741" w:rsidR="00FE7741" w:rsidP="00FE7741" w:rsidRDefault="00FE7741" w14:paraId="4EDEDC76" w14:textId="77777777">
      <w:pPr>
        <w:numPr>
          <w:ilvl w:val="0"/>
          <w:numId w:val="28"/>
        </w:numPr>
        <w:rPr>
          <w:rFonts w:eastAsia="Yu Mincho"/>
          <w:kern w:val="0"/>
          <w:lang w:eastAsia="ja-JP"/>
          <w14:ligatures w14:val="none"/>
        </w:rPr>
      </w:pPr>
      <w:r w:rsidRPr="00FE7741">
        <w:rPr>
          <w:rFonts w:eastAsia="Yu Mincho"/>
          <w:kern w:val="0"/>
          <w:lang w:eastAsia="ja-JP"/>
          <w14:ligatures w14:val="none"/>
        </w:rPr>
        <w:t>Change RACI assignments</w:t>
      </w:r>
    </w:p>
    <w:p w:rsidRPr="00FE7741" w:rsidR="00FE7741" w:rsidP="00FE7741" w:rsidRDefault="00FE7741" w14:paraId="56BC8D48" w14:textId="77777777">
      <w:pPr>
        <w:numPr>
          <w:ilvl w:val="0"/>
          <w:numId w:val="28"/>
        </w:numPr>
        <w:rPr>
          <w:rFonts w:eastAsia="Yu Mincho"/>
          <w:kern w:val="0"/>
          <w:lang w:eastAsia="ja-JP"/>
          <w14:ligatures w14:val="none"/>
        </w:rPr>
      </w:pPr>
      <w:r w:rsidRPr="00FE7741">
        <w:rPr>
          <w:rFonts w:eastAsia="Yu Mincho"/>
          <w:kern w:val="0"/>
          <w:lang w:eastAsia="ja-JP"/>
          <w14:ligatures w14:val="none"/>
        </w:rPr>
        <w:t>Bypass defined dependencies</w:t>
      </w:r>
    </w:p>
    <w:p w:rsidRPr="00FE7741" w:rsidR="00FE7741" w:rsidP="00FE7741" w:rsidRDefault="00FE7741" w14:paraId="1A84EB02" w14:textId="77777777">
      <w:pPr>
        <w:rPr>
          <w:rFonts w:eastAsia="Yu Mincho"/>
          <w:kern w:val="0"/>
          <w:lang w:eastAsia="ja-JP"/>
          <w14:ligatures w14:val="none"/>
        </w:rPr>
      </w:pPr>
      <w:proofErr w:type="gramStart"/>
      <w:r w:rsidRPr="00FE7741">
        <w:rPr>
          <w:rFonts w:eastAsia="Yu Mincho"/>
          <w:kern w:val="0"/>
          <w:highlight w:val="yellow"/>
          <w:lang w:eastAsia="ja-JP"/>
          <w14:ligatures w14:val="none"/>
        </w:rPr>
        <w:t>Note :</w:t>
      </w:r>
      <w:proofErr w:type="gramEnd"/>
      <w:r w:rsidRPr="00FE7741">
        <w:rPr>
          <w:rFonts w:eastAsia="Yu Mincho"/>
          <w:kern w:val="0"/>
          <w:highlight w:val="yellow"/>
          <w:lang w:eastAsia="ja-JP"/>
          <w14:ligatures w14:val="none"/>
        </w:rPr>
        <w:t xml:space="preserve"> Updated VD Screens will be placed soon</w:t>
      </w:r>
    </w:p>
    <w:p w:rsidRPr="00FE7741" w:rsidR="00FE7741" w:rsidP="00FE7741" w:rsidRDefault="00FE7741" w14:paraId="78387C1F" w14:textId="6A371946">
      <w:pPr>
        <w:keepNext/>
        <w:keepLines/>
        <w:spacing w:before="160" w:after="80"/>
        <w:outlineLvl w:val="1"/>
        <w:rPr>
          <w:rFonts w:eastAsia="Yu Gothic Light"/>
          <w:b/>
          <w:bCs/>
          <w:color w:val="0F4761"/>
          <w:kern w:val="0"/>
          <w:lang w:eastAsia="ja-JP"/>
          <w14:ligatures w14:val="none"/>
        </w:rPr>
      </w:pPr>
      <w:bookmarkStart w:name="_Toc224228504" w:id="48"/>
      <w:r w:rsidRPr="00FE7741">
        <w:rPr>
          <w:rFonts w:eastAsia="Yu Gothic Light"/>
          <w:b/>
          <w:bCs/>
          <w:color w:val="0F4761"/>
          <w:kern w:val="0"/>
          <w:lang w:eastAsia="ja-JP"/>
          <w14:ligatures w14:val="none"/>
        </w:rPr>
        <w:t>10</w:t>
      </w:r>
      <w:r>
        <w:rPr>
          <w:rFonts w:eastAsia="Yu Gothic Light"/>
          <w:b/>
          <w:bCs/>
          <w:color w:val="0F4761"/>
          <w:kern w:val="0"/>
          <w:lang w:eastAsia="ja-JP"/>
          <w14:ligatures w14:val="none"/>
        </w:rPr>
        <w:t xml:space="preserve">. </w:t>
      </w:r>
      <w:r w:rsidRPr="00FE7741">
        <w:rPr>
          <w:rFonts w:eastAsia="Yu Gothic Light"/>
          <w:b/>
          <w:bCs/>
          <w:color w:val="0F4761"/>
          <w:kern w:val="0"/>
          <w:lang w:eastAsia="ja-JP"/>
          <w14:ligatures w14:val="none"/>
        </w:rPr>
        <w:t>Approval of Activities</w:t>
      </w:r>
      <w:bookmarkEnd w:id="48"/>
    </w:p>
    <w:p w:rsidRPr="00FE7741" w:rsidR="00FE7741" w:rsidP="00FE7741" w:rsidRDefault="00FE7741" w14:paraId="29FEADA5" w14:textId="77777777">
      <w:pPr>
        <w:rPr>
          <w:rFonts w:eastAsia="Yu Mincho"/>
          <w:kern w:val="0"/>
          <w:lang w:eastAsia="ja-JP"/>
          <w14:ligatures w14:val="none"/>
        </w:rPr>
      </w:pPr>
      <w:r w:rsidRPr="00FE7741">
        <w:rPr>
          <w:rFonts w:eastAsia="Yu Mincho"/>
          <w:kern w:val="0"/>
          <w:lang w:eastAsia="ja-JP"/>
          <w14:ligatures w14:val="none"/>
        </w:rPr>
        <w:t>Actions Performed by Approvers</w:t>
      </w:r>
    </w:p>
    <w:p w:rsidRPr="00FE7741" w:rsidR="00FE7741" w:rsidP="00FE7741" w:rsidRDefault="00FE7741" w14:paraId="2A585A80" w14:textId="31896309">
      <w:pPr>
        <w:numPr>
          <w:ilvl w:val="0"/>
          <w:numId w:val="29"/>
        </w:numPr>
        <w:contextualSpacing/>
        <w:rPr>
          <w:rFonts w:eastAsia="Yu Mincho"/>
          <w:kern w:val="0"/>
          <w:lang w:eastAsia="ja-JP"/>
          <w14:ligatures w14:val="none"/>
        </w:rPr>
      </w:pPr>
      <w:r w:rsidRPr="00FE7741">
        <w:rPr>
          <w:rFonts w:eastAsia="Yu Mincho"/>
          <w:kern w:val="0"/>
          <w:lang w:eastAsia="ja-JP"/>
          <w14:ligatures w14:val="none"/>
        </w:rPr>
        <w:t xml:space="preserve">Users who are assigned the </w:t>
      </w:r>
      <w:r w:rsidR="00A30CBC">
        <w:rPr>
          <w:rFonts w:eastAsia="Yu Mincho"/>
          <w:kern w:val="0"/>
          <w:lang w:eastAsia="ja-JP"/>
          <w14:ligatures w14:val="none"/>
        </w:rPr>
        <w:t xml:space="preserve">Assignment type </w:t>
      </w:r>
      <w:r w:rsidRPr="00FE7741">
        <w:rPr>
          <w:rFonts w:eastAsia="Yu Mincho"/>
          <w:kern w:val="0"/>
          <w:lang w:eastAsia="ja-JP"/>
          <w14:ligatures w14:val="none"/>
        </w:rPr>
        <w:t xml:space="preserve">of Approver have the authority to take specific actions on workflow activities. </w:t>
      </w:r>
    </w:p>
    <w:p w:rsidRPr="00FE7741" w:rsidR="00FE7741" w:rsidP="00FE7741" w:rsidRDefault="00FE7741" w14:paraId="1A94A5E3" w14:textId="77777777">
      <w:pPr>
        <w:numPr>
          <w:ilvl w:val="0"/>
          <w:numId w:val="29"/>
        </w:numPr>
        <w:contextualSpacing/>
        <w:rPr>
          <w:rFonts w:eastAsia="Yu Mincho"/>
          <w:kern w:val="0"/>
          <w:lang w:eastAsia="ja-JP"/>
          <w14:ligatures w14:val="none"/>
        </w:rPr>
      </w:pPr>
      <w:r w:rsidRPr="00FE7741">
        <w:rPr>
          <w:rFonts w:eastAsia="Yu Mincho"/>
          <w:kern w:val="0"/>
          <w:lang w:eastAsia="ja-JP"/>
          <w14:ligatures w14:val="none"/>
        </w:rPr>
        <w:t>Approvers can formally approve an activity, thereby allowing it to move forward within the workflow. I</w:t>
      </w:r>
    </w:p>
    <w:p w:rsidRPr="00FE7741" w:rsidR="00FE7741" w:rsidP="00FE7741" w:rsidRDefault="00FE7741" w14:paraId="53ACB095" w14:textId="77777777">
      <w:pPr>
        <w:numPr>
          <w:ilvl w:val="0"/>
          <w:numId w:val="29"/>
        </w:numPr>
        <w:contextualSpacing/>
        <w:rPr>
          <w:rFonts w:eastAsia="Yu Mincho"/>
          <w:kern w:val="0"/>
          <w:lang w:eastAsia="ja-JP"/>
          <w14:ligatures w14:val="none"/>
        </w:rPr>
      </w:pPr>
      <w:r w:rsidRPr="00FE7741">
        <w:rPr>
          <w:rFonts w:eastAsia="Yu Mincho"/>
          <w:kern w:val="0"/>
          <w:lang w:eastAsia="ja-JP"/>
          <w14:ligatures w14:val="none"/>
        </w:rPr>
        <w:t>f an Approver decides to reject an activity, they are required to provide a comment explaining the reason for the rejection. This comment is required so everyone understands why the decision was made.</w:t>
      </w:r>
    </w:p>
    <w:p w:rsidRPr="00FE7741" w:rsidR="00FE7741" w:rsidP="00FE7741" w:rsidRDefault="00FE7741" w14:paraId="22FF2A09" w14:textId="77777777">
      <w:pPr>
        <w:rPr>
          <w:rFonts w:eastAsia="Yu Mincho"/>
          <w:kern w:val="0"/>
          <w:lang w:eastAsia="ja-JP"/>
          <w14:ligatures w14:val="none"/>
        </w:rPr>
      </w:pPr>
      <w:proofErr w:type="gramStart"/>
      <w:r w:rsidRPr="00FE7741">
        <w:rPr>
          <w:rFonts w:eastAsia="Yu Mincho"/>
          <w:kern w:val="0"/>
          <w:lang w:eastAsia="ja-JP"/>
          <w14:ligatures w14:val="none"/>
        </w:rPr>
        <w:t>Approval</w:t>
      </w:r>
      <w:proofErr w:type="gramEnd"/>
      <w:r w:rsidRPr="00FE7741">
        <w:rPr>
          <w:rFonts w:eastAsia="Yu Mincho"/>
          <w:kern w:val="0"/>
          <w:lang w:eastAsia="ja-JP"/>
          <w14:ligatures w14:val="none"/>
        </w:rPr>
        <w:t xml:space="preserve"> Status Handling</w:t>
      </w:r>
    </w:p>
    <w:p w:rsidRPr="00CD6D76" w:rsidR="00D849AD" w:rsidP="00D849AD" w:rsidRDefault="00D849AD" w14:paraId="62CB9143" w14:textId="77777777">
      <w:pPr>
        <w:numPr>
          <w:ilvl w:val="0"/>
          <w:numId w:val="30"/>
        </w:numPr>
        <w:spacing w:line="276" w:lineRule="auto"/>
        <w:contextualSpacing/>
        <w:rPr>
          <w:rFonts w:eastAsia="Yu Mincho"/>
          <w:kern w:val="0"/>
          <w:lang w:eastAsia="ja-JP"/>
          <w14:ligatures w14:val="none"/>
        </w:rPr>
      </w:pPr>
      <w:r w:rsidRPr="00CD6D76">
        <w:rPr>
          <w:rFonts w:eastAsia="Times New Roman"/>
        </w:rPr>
        <w:t>A workflow step may have multiple Responsible (R) users, each with their own set of assigned activities to execute. The system shall allow Responsible users to continue executing their assigned activities in parallel; the step shall remain Incomplete until all required activities for the step (including any required approval activities) are completed.</w:t>
      </w:r>
    </w:p>
    <w:p w:rsidRPr="00CD6D76" w:rsidR="00D849AD" w:rsidP="00D849AD" w:rsidRDefault="00D849AD" w14:paraId="099EEB74" w14:textId="77777777">
      <w:pPr>
        <w:numPr>
          <w:ilvl w:val="0"/>
          <w:numId w:val="30"/>
        </w:numPr>
        <w:spacing w:line="276" w:lineRule="auto"/>
        <w:contextualSpacing/>
        <w:rPr>
          <w:rFonts w:eastAsia="Yu Mincho"/>
          <w:kern w:val="0"/>
          <w:lang w:eastAsia="ja-JP"/>
          <w14:ligatures w14:val="none"/>
        </w:rPr>
      </w:pPr>
      <w:r w:rsidRPr="00CD6D76">
        <w:rPr>
          <w:rFonts w:eastAsia="Times New Roman"/>
        </w:rPr>
        <w:t>If an activity following an approval activity is configured as dependent on that approval, it shall remain Blocked until the approval is completed; activities that are not configured as dependent on the approval may proceed as normal.</w:t>
      </w:r>
    </w:p>
    <w:p w:rsidRPr="00FE7741" w:rsidR="00FE7741" w:rsidP="00FE7741" w:rsidRDefault="00FE7741" w14:paraId="3AF90217" w14:textId="77777777">
      <w:pPr>
        <w:numPr>
          <w:ilvl w:val="0"/>
          <w:numId w:val="30"/>
        </w:numPr>
        <w:contextualSpacing/>
        <w:rPr>
          <w:rFonts w:eastAsia="Yu Mincho"/>
          <w:kern w:val="0"/>
          <w:lang w:eastAsia="ja-JP"/>
          <w14:ligatures w14:val="none"/>
        </w:rPr>
      </w:pPr>
      <w:r w:rsidRPr="00FE7741">
        <w:rPr>
          <w:rFonts w:eastAsia="Yu Mincho"/>
          <w:kern w:val="0"/>
          <w:lang w:eastAsia="ja-JP"/>
          <w14:ligatures w14:val="none"/>
        </w:rPr>
        <w:t>The current approval status for each workflow step is made visible in both the "My Activities" and "Accountable For" views, providing transparency and easy access to status information for all relevant users.</w:t>
      </w:r>
    </w:p>
    <w:p w:rsidRPr="00FE7741" w:rsidR="00FE7741" w:rsidP="00FE7741" w:rsidRDefault="00FE7741" w14:paraId="7DD20092" w14:textId="77777777">
      <w:pPr>
        <w:rPr>
          <w:del w:author="Retief, Ferdi" w:date="2026-03-16T15:49:00Z" w:id="49"/>
          <w:rFonts w:eastAsia="Yu Mincho"/>
          <w:kern w:val="0"/>
          <w:sz w:val="20"/>
          <w:szCs w:val="20"/>
          <w:lang w:eastAsia="ja-JP"/>
          <w14:ligatures w14:val="none"/>
        </w:rPr>
      </w:pPr>
    </w:p>
    <w:p w:rsidRPr="00FE7741" w:rsidR="00FE7741" w:rsidP="00FE7741" w:rsidRDefault="00137F43" w14:paraId="7C6CE788" w14:textId="0BB30956">
      <w:pPr>
        <w:keepNext/>
        <w:keepLines/>
        <w:spacing w:before="160" w:after="80"/>
        <w:outlineLvl w:val="1"/>
        <w:rPr>
          <w:rFonts w:eastAsia="Yu Gothic Light"/>
          <w:b/>
          <w:color w:val="0F4761"/>
          <w:kern w:val="0"/>
          <w:sz w:val="24"/>
          <w:szCs w:val="24"/>
          <w:lang w:eastAsia="ja-JP"/>
          <w14:ligatures w14:val="none"/>
        </w:rPr>
      </w:pPr>
      <w:bookmarkStart w:name="_Toc224228505" w:id="50"/>
      <w:r w:rsidRPr="00137F43">
        <w:rPr>
          <w:rFonts w:eastAsia="Yu Gothic Light"/>
          <w:b/>
          <w:color w:val="0F4761"/>
          <w:kern w:val="0"/>
          <w:sz w:val="24"/>
          <w:szCs w:val="24"/>
          <w:lang w:eastAsia="ja-JP"/>
          <w14:ligatures w14:val="none"/>
        </w:rPr>
        <w:t xml:space="preserve">11. </w:t>
      </w:r>
      <w:r w:rsidRPr="00FE7741" w:rsidR="00FE7741">
        <w:rPr>
          <w:rFonts w:eastAsia="Yu Gothic Light"/>
          <w:b/>
          <w:color w:val="0F4761"/>
          <w:kern w:val="0"/>
          <w:sz w:val="24"/>
          <w:szCs w:val="24"/>
          <w:lang w:eastAsia="ja-JP"/>
          <w14:ligatures w14:val="none"/>
        </w:rPr>
        <w:t>Rejection and Resubmission</w:t>
      </w:r>
      <w:bookmarkEnd w:id="50"/>
    </w:p>
    <w:p w:rsidRPr="00FE7741" w:rsidR="00FE7741" w:rsidP="00FE7741" w:rsidRDefault="00FE7741" w14:paraId="78FB4E67" w14:textId="77777777">
      <w:pPr>
        <w:rPr>
          <w:rFonts w:eastAsia="Yu Mincho"/>
          <w:b/>
          <w:bCs/>
          <w:kern w:val="0"/>
          <w:lang w:eastAsia="ja-JP"/>
          <w14:ligatures w14:val="none"/>
        </w:rPr>
      </w:pPr>
      <w:r w:rsidRPr="00FE7741">
        <w:rPr>
          <w:rFonts w:eastAsia="Yu Mincho"/>
          <w:b/>
          <w:bCs/>
          <w:kern w:val="0"/>
          <w:lang w:eastAsia="ja-JP"/>
          <w14:ligatures w14:val="none"/>
        </w:rPr>
        <w:t>Rejection Handling</w:t>
      </w:r>
    </w:p>
    <w:p w:rsidRPr="00FE7741" w:rsidR="00FE7741" w:rsidP="00FE7741" w:rsidRDefault="00FE7741" w14:paraId="5BFBCB50" w14:textId="77777777">
      <w:pPr>
        <w:numPr>
          <w:ilvl w:val="0"/>
          <w:numId w:val="31"/>
        </w:numPr>
        <w:contextualSpacing/>
        <w:rPr>
          <w:rFonts w:eastAsia="Yu Mincho"/>
          <w:kern w:val="0"/>
          <w:lang w:eastAsia="ja-JP"/>
          <w14:ligatures w14:val="none"/>
        </w:rPr>
      </w:pPr>
      <w:r w:rsidRPr="00FE7741">
        <w:rPr>
          <w:rFonts w:eastAsia="Yu Mincho"/>
          <w:kern w:val="0"/>
          <w:lang w:eastAsia="ja-JP"/>
          <w14:ligatures w14:val="none"/>
        </w:rPr>
        <w:t xml:space="preserve">Workflow Step Blocking: </w:t>
      </w:r>
      <w:commentRangeStart w:id="51"/>
      <w:r w:rsidRPr="00FE7741">
        <w:rPr>
          <w:rFonts w:eastAsia="Yu Mincho"/>
          <w:kern w:val="0"/>
          <w:lang w:eastAsia="ja-JP"/>
          <w14:ligatures w14:val="none"/>
        </w:rPr>
        <w:t>When an activity is rejected, only the specific workflow step that received the rejection is blocked</w:t>
      </w:r>
      <w:commentRangeEnd w:id="51"/>
      <w:r w:rsidRPr="00FE7741">
        <w:rPr>
          <w:rFonts w:eastAsia="Yu Mincho"/>
          <w:kern w:val="0"/>
          <w:lang w:eastAsia="ja-JP"/>
          <w14:ligatures w14:val="none"/>
        </w:rPr>
        <w:commentReference w:id="51"/>
      </w:r>
      <w:r w:rsidRPr="00FE7741">
        <w:rPr>
          <w:rFonts w:eastAsia="Yu Mincho"/>
          <w:kern w:val="0"/>
          <w:lang w:eastAsia="ja-JP"/>
          <w14:ligatures w14:val="none"/>
        </w:rPr>
        <w:t>. Other workflow steps are not affected by this action.</w:t>
      </w:r>
    </w:p>
    <w:p w:rsidRPr="00FE7741" w:rsidR="00FE7741" w:rsidP="00FE7741" w:rsidRDefault="00FE7741" w14:paraId="65B3ACAE" w14:textId="77777777">
      <w:pPr>
        <w:numPr>
          <w:ilvl w:val="0"/>
          <w:numId w:val="31"/>
        </w:numPr>
        <w:contextualSpacing/>
        <w:rPr>
          <w:rFonts w:eastAsia="Yu Mincho"/>
          <w:kern w:val="0"/>
          <w:lang w:eastAsia="ja-JP"/>
          <w14:ligatures w14:val="none"/>
        </w:rPr>
      </w:pPr>
      <w:r w:rsidRPr="00FE7741">
        <w:rPr>
          <w:rFonts w:eastAsia="Yu Mincho"/>
          <w:kern w:val="0"/>
          <w:lang w:eastAsia="ja-JP"/>
          <w14:ligatures w14:val="none"/>
        </w:rPr>
        <w:t xml:space="preserve">Dependent Steps: </w:t>
      </w:r>
      <w:commentRangeStart w:id="52"/>
      <w:r w:rsidRPr="00FE7741">
        <w:rPr>
          <w:rFonts w:eastAsia="Yu Mincho"/>
          <w:kern w:val="0"/>
          <w:lang w:eastAsia="ja-JP"/>
          <w14:ligatures w14:val="none"/>
        </w:rPr>
        <w:t>Any steps that depend on the rejected step will remain blocked. These dependent steps can only proceed once the rejected step has been re-approved</w:t>
      </w:r>
      <w:commentRangeEnd w:id="52"/>
      <w:r w:rsidRPr="00FE7741">
        <w:rPr>
          <w:rFonts w:eastAsia="Yu Mincho"/>
          <w:kern w:val="0"/>
          <w:lang w:eastAsia="ja-JP"/>
          <w14:ligatures w14:val="none"/>
        </w:rPr>
        <w:commentReference w:id="52"/>
      </w:r>
      <w:r w:rsidRPr="00FE7741">
        <w:rPr>
          <w:rFonts w:eastAsia="Yu Mincho"/>
          <w:kern w:val="0"/>
          <w:lang w:eastAsia="ja-JP"/>
          <w14:ligatures w14:val="none"/>
        </w:rPr>
        <w:t>.</w:t>
      </w:r>
    </w:p>
    <w:p w:rsidRPr="00FE7741" w:rsidR="00FE7741" w:rsidP="00FE7741" w:rsidRDefault="00FE7741" w14:paraId="38F46947" w14:textId="77777777">
      <w:pPr>
        <w:numPr>
          <w:ilvl w:val="0"/>
          <w:numId w:val="31"/>
        </w:numPr>
        <w:contextualSpacing/>
        <w:rPr>
          <w:rFonts w:eastAsia="Yu Mincho"/>
          <w:kern w:val="0"/>
          <w:lang w:eastAsia="ja-JP"/>
          <w14:ligatures w14:val="none"/>
        </w:rPr>
      </w:pPr>
      <w:r w:rsidRPr="00FE7741">
        <w:rPr>
          <w:rFonts w:eastAsia="Yu Mincho"/>
          <w:kern w:val="0"/>
          <w:lang w:eastAsia="ja-JP"/>
          <w14:ligatures w14:val="none"/>
        </w:rPr>
        <w:t xml:space="preserve">Visibility of Rejection Comments: </w:t>
      </w:r>
      <w:commentRangeStart w:id="53"/>
      <w:r w:rsidRPr="00FE7741">
        <w:rPr>
          <w:rFonts w:eastAsia="Yu Mincho"/>
          <w:kern w:val="0"/>
          <w:lang w:eastAsia="ja-JP"/>
          <w14:ligatures w14:val="none"/>
        </w:rPr>
        <w:t>All comments associated with the rejection decision are made visible to the user responsible for the rejected activity</w:t>
      </w:r>
      <w:commentRangeEnd w:id="53"/>
      <w:r w:rsidRPr="00FE7741">
        <w:rPr>
          <w:rFonts w:eastAsia="Yu Mincho"/>
          <w:kern w:val="0"/>
          <w:lang w:eastAsia="ja-JP"/>
          <w14:ligatures w14:val="none"/>
        </w:rPr>
        <w:commentReference w:id="53"/>
      </w:r>
      <w:r w:rsidRPr="00FE7741">
        <w:rPr>
          <w:rFonts w:eastAsia="Yu Mincho"/>
          <w:kern w:val="0"/>
          <w:lang w:eastAsia="ja-JP"/>
          <w14:ligatures w14:val="none"/>
        </w:rPr>
        <w:t>. This ensures transparency and provides clear guidance for resubmission.</w:t>
      </w:r>
    </w:p>
    <w:p w:rsidRPr="00FE7741" w:rsidR="00FE7741" w:rsidP="00FE7741" w:rsidRDefault="00FE7741" w14:paraId="13778902" w14:textId="77777777">
      <w:pPr>
        <w:rPr>
          <w:rFonts w:eastAsia="Yu Mincho"/>
          <w:b/>
          <w:bCs/>
          <w:kern w:val="0"/>
          <w:lang w:eastAsia="ja-JP"/>
          <w14:ligatures w14:val="none"/>
        </w:rPr>
      </w:pPr>
      <w:r w:rsidRPr="00FE7741">
        <w:rPr>
          <w:rFonts w:eastAsia="Yu Mincho"/>
          <w:b/>
          <w:bCs/>
          <w:kern w:val="0"/>
          <w:lang w:eastAsia="ja-JP"/>
          <w14:ligatures w14:val="none"/>
        </w:rPr>
        <w:t>Resubmission</w:t>
      </w:r>
    </w:p>
    <w:p w:rsidRPr="00FE7741" w:rsidR="00FE7741" w:rsidP="00FE7741" w:rsidRDefault="00FE7741" w14:paraId="6BCFDEC0" w14:textId="77777777">
      <w:pPr>
        <w:numPr>
          <w:ilvl w:val="0"/>
          <w:numId w:val="32"/>
        </w:numPr>
        <w:contextualSpacing/>
        <w:rPr>
          <w:rFonts w:eastAsia="Yu Mincho"/>
          <w:kern w:val="0"/>
          <w:lang w:eastAsia="ja-JP"/>
          <w14:ligatures w14:val="none"/>
        </w:rPr>
      </w:pPr>
      <w:r w:rsidRPr="00FE7741">
        <w:rPr>
          <w:rFonts w:eastAsia="Yu Mincho"/>
          <w:kern w:val="0"/>
          <w:lang w:eastAsia="ja-JP"/>
          <w14:ligatures w14:val="none"/>
        </w:rPr>
        <w:t xml:space="preserve">Activity Update and Resubmission: The responsible user </w:t>
      </w:r>
      <w:proofErr w:type="gramStart"/>
      <w:r w:rsidRPr="00FE7741">
        <w:rPr>
          <w:rFonts w:eastAsia="Yu Mincho"/>
          <w:kern w:val="0"/>
          <w:lang w:eastAsia="ja-JP"/>
          <w14:ligatures w14:val="none"/>
        </w:rPr>
        <w:t>has the ability to</w:t>
      </w:r>
      <w:proofErr w:type="gramEnd"/>
      <w:r w:rsidRPr="00FE7741">
        <w:rPr>
          <w:rFonts w:eastAsia="Yu Mincho"/>
          <w:kern w:val="0"/>
          <w:lang w:eastAsia="ja-JP"/>
          <w14:ligatures w14:val="none"/>
        </w:rPr>
        <w:t xml:space="preserve"> modify the rejected activity according to the feedback provided and submit the updated activity again for approval.</w:t>
      </w:r>
    </w:p>
    <w:p w:rsidRPr="00FE7741" w:rsidR="00FE7741" w:rsidP="00FE7741" w:rsidRDefault="00FE7741" w14:paraId="20A16177" w14:textId="77777777">
      <w:pPr>
        <w:numPr>
          <w:ilvl w:val="0"/>
          <w:numId w:val="32"/>
        </w:numPr>
        <w:contextualSpacing/>
        <w:rPr>
          <w:rFonts w:eastAsia="Yu Mincho"/>
          <w:kern w:val="0"/>
          <w:lang w:eastAsia="ja-JP"/>
          <w14:ligatures w14:val="none"/>
        </w:rPr>
      </w:pPr>
      <w:r w:rsidRPr="00FE7741">
        <w:rPr>
          <w:rFonts w:eastAsia="Yu Mincho"/>
          <w:kern w:val="0"/>
          <w:lang w:eastAsia="ja-JP"/>
          <w14:ligatures w14:val="none"/>
        </w:rPr>
        <w:t xml:space="preserve">New Approval Cycle: Each time the activity is resubmitted, a </w:t>
      </w:r>
      <w:proofErr w:type="gramStart"/>
      <w:r w:rsidRPr="00FE7741">
        <w:rPr>
          <w:rFonts w:eastAsia="Yu Mincho"/>
          <w:kern w:val="0"/>
          <w:lang w:eastAsia="ja-JP"/>
          <w14:ligatures w14:val="none"/>
        </w:rPr>
        <w:t>brand new</w:t>
      </w:r>
      <w:proofErr w:type="gramEnd"/>
      <w:r w:rsidRPr="00FE7741">
        <w:rPr>
          <w:rFonts w:eastAsia="Yu Mincho"/>
          <w:kern w:val="0"/>
          <w:lang w:eastAsia="ja-JP"/>
          <w14:ligatures w14:val="none"/>
        </w:rPr>
        <w:t xml:space="preserve"> approval cycle is initiated, distinct from previous approval attempts.</w:t>
      </w:r>
    </w:p>
    <w:p w:rsidRPr="00FE7741" w:rsidR="00FE7741" w:rsidP="00FE7741" w:rsidRDefault="00FE7741" w14:paraId="6A24D37E" w14:textId="77777777">
      <w:pPr>
        <w:numPr>
          <w:ilvl w:val="0"/>
          <w:numId w:val="32"/>
        </w:numPr>
        <w:contextualSpacing/>
        <w:rPr>
          <w:rFonts w:eastAsia="Yu Mincho"/>
          <w:kern w:val="0"/>
          <w:lang w:eastAsia="ja-JP"/>
          <w14:ligatures w14:val="none"/>
        </w:rPr>
      </w:pPr>
      <w:r w:rsidRPr="00FE7741">
        <w:rPr>
          <w:rFonts w:eastAsia="Yu Mincho"/>
          <w:kern w:val="0"/>
          <w:lang w:eastAsia="ja-JP"/>
          <w14:ligatures w14:val="none"/>
        </w:rPr>
        <w:t xml:space="preserve">Approval History Retention: </w:t>
      </w:r>
      <w:commentRangeStart w:id="54"/>
      <w:r w:rsidRPr="00FE7741">
        <w:rPr>
          <w:rFonts w:eastAsia="Yu Mincho"/>
          <w:kern w:val="0"/>
          <w:lang w:eastAsia="ja-JP"/>
          <w14:ligatures w14:val="none"/>
        </w:rPr>
        <w:t>The system retains the full history of all approval and rejection actions related to the activity. This comprehensive audit trail supports traceability and accountability.</w:t>
      </w:r>
      <w:commentRangeEnd w:id="54"/>
      <w:r w:rsidRPr="00FE7741">
        <w:rPr>
          <w:rFonts w:eastAsia="Yu Mincho"/>
          <w:kern w:val="0"/>
          <w:lang w:eastAsia="ja-JP"/>
          <w14:ligatures w14:val="none"/>
        </w:rPr>
        <w:commentReference w:id="54"/>
      </w:r>
    </w:p>
    <w:p w:rsidRPr="00FE7741" w:rsidR="00FE7741" w:rsidP="00FE7741" w:rsidRDefault="00137F43" w14:paraId="21D26AA2" w14:textId="6DB8FF47">
      <w:pPr>
        <w:keepNext/>
        <w:keepLines/>
        <w:spacing w:before="160" w:after="80"/>
        <w:outlineLvl w:val="1"/>
        <w:rPr>
          <w:rFonts w:eastAsia="Yu Gothic Light"/>
          <w:b/>
          <w:color w:val="0F4761"/>
          <w:kern w:val="0"/>
          <w:sz w:val="24"/>
          <w:szCs w:val="24"/>
          <w:lang w:eastAsia="ja-JP"/>
          <w14:ligatures w14:val="none"/>
        </w:rPr>
      </w:pPr>
      <w:bookmarkStart w:name="_Toc224228506" w:id="55"/>
      <w:r>
        <w:rPr>
          <w:rFonts w:eastAsia="Yu Gothic Light"/>
          <w:b/>
          <w:color w:val="0F4761"/>
          <w:kern w:val="0"/>
          <w:sz w:val="24"/>
          <w:szCs w:val="24"/>
          <w:lang w:eastAsia="ja-JP"/>
          <w14:ligatures w14:val="none"/>
        </w:rPr>
        <w:t>12.</w:t>
      </w:r>
      <w:r w:rsidRPr="00FE7741" w:rsidR="00FE7741">
        <w:rPr>
          <w:rFonts w:eastAsia="Yu Gothic Light"/>
          <w:b/>
          <w:color w:val="0F4761"/>
          <w:kern w:val="0"/>
          <w:sz w:val="24"/>
          <w:szCs w:val="24"/>
          <w:lang w:eastAsia="ja-JP"/>
          <w14:ligatures w14:val="none"/>
        </w:rPr>
        <w:t xml:space="preserve"> Due Dates, Duration and Progress</w:t>
      </w:r>
      <w:r w:rsidRPr="00FE7741" w:rsidR="00FE7741">
        <w:rPr>
          <w:rFonts w:eastAsia="Yu Gothic Light"/>
          <w:b/>
          <w:bCs/>
          <w:color w:val="0F4761"/>
          <w:kern w:val="0"/>
          <w:sz w:val="24"/>
          <w:szCs w:val="24"/>
          <w:lang w:eastAsia="ja-JP"/>
          <w14:ligatures w14:val="none"/>
        </w:rPr>
        <w:t xml:space="preserve"> of Activities</w:t>
      </w:r>
      <w:bookmarkEnd w:id="55"/>
      <w:r w:rsidRPr="00FE7741" w:rsidR="00FE7741">
        <w:rPr>
          <w:rFonts w:eastAsia="Yu Gothic Light"/>
          <w:b/>
          <w:bCs/>
          <w:color w:val="0F4761"/>
          <w:kern w:val="0"/>
          <w:sz w:val="24"/>
          <w:szCs w:val="24"/>
          <w:lang w:eastAsia="ja-JP"/>
          <w14:ligatures w14:val="none"/>
        </w:rPr>
        <w:t xml:space="preserve"> </w:t>
      </w:r>
    </w:p>
    <w:p w:rsidRPr="00FE7741" w:rsidR="00FE7741" w:rsidP="00FE7741" w:rsidRDefault="00FE7741" w14:paraId="205184DF" w14:textId="77777777">
      <w:pPr>
        <w:rPr>
          <w:rFonts w:eastAsia="Yu Mincho"/>
          <w:b/>
          <w:bCs/>
          <w:kern w:val="0"/>
          <w:lang w:eastAsia="ja-JP"/>
          <w14:ligatures w14:val="none"/>
        </w:rPr>
      </w:pPr>
      <w:r w:rsidRPr="00FE7741">
        <w:rPr>
          <w:rFonts w:eastAsia="Yu Mincho"/>
          <w:b/>
          <w:bCs/>
          <w:kern w:val="0"/>
          <w:lang w:eastAsia="ja-JP"/>
          <w14:ligatures w14:val="none"/>
        </w:rPr>
        <w:t>Duration and Due Date Logic</w:t>
      </w:r>
    </w:p>
    <w:p w:rsidRPr="00FE7741" w:rsidR="00FE7741" w:rsidP="00FE7741" w:rsidRDefault="00FE7741" w14:paraId="72632571" w14:textId="77777777">
      <w:pPr>
        <w:numPr>
          <w:ilvl w:val="0"/>
          <w:numId w:val="33"/>
        </w:numPr>
        <w:contextualSpacing/>
        <w:rPr>
          <w:rFonts w:eastAsia="Yu Mincho"/>
          <w:kern w:val="0"/>
          <w:lang w:eastAsia="ja-JP"/>
          <w14:ligatures w14:val="none"/>
        </w:rPr>
      </w:pPr>
      <w:r w:rsidRPr="00FE7741">
        <w:rPr>
          <w:rFonts w:eastAsia="Yu Mincho"/>
          <w:kern w:val="0"/>
          <w:lang w:eastAsia="ja-JP"/>
          <w14:ligatures w14:val="none"/>
        </w:rPr>
        <w:t xml:space="preserve">The duration of an activity specifies the expected amount of effort required to complete it. </w:t>
      </w:r>
    </w:p>
    <w:p w:rsidRPr="00FE7741" w:rsidR="00FE7741" w:rsidP="00FE7741" w:rsidRDefault="00FE7741" w14:paraId="60A0565C" w14:textId="77777777">
      <w:pPr>
        <w:numPr>
          <w:ilvl w:val="0"/>
          <w:numId w:val="33"/>
        </w:numPr>
        <w:contextualSpacing/>
        <w:rPr>
          <w:rFonts w:eastAsia="Yu Mincho"/>
          <w:kern w:val="0"/>
          <w:lang w:eastAsia="ja-JP"/>
          <w14:ligatures w14:val="none"/>
        </w:rPr>
      </w:pPr>
      <w:r w:rsidRPr="00FE7741">
        <w:rPr>
          <w:rFonts w:eastAsia="Yu Mincho"/>
          <w:kern w:val="0"/>
          <w:lang w:eastAsia="ja-JP"/>
          <w14:ligatures w14:val="none"/>
        </w:rPr>
        <w:t>The due date</w:t>
      </w:r>
      <w:ins w:author="Retief, Ferdi" w:date="2026-03-16T14:39:00Z" w:id="56">
        <w:r w:rsidRPr="00FE7741">
          <w:rPr>
            <w:rFonts w:eastAsia="Yu Mincho"/>
            <w:kern w:val="0"/>
            <w:lang w:eastAsia="ja-JP"/>
            <w14:ligatures w14:val="none"/>
          </w:rPr>
          <w:t>/time</w:t>
        </w:r>
      </w:ins>
      <w:r w:rsidRPr="00FE7741">
        <w:rPr>
          <w:rFonts w:eastAsia="Yu Mincho"/>
          <w:kern w:val="0"/>
          <w:lang w:eastAsia="ja-JP"/>
          <w14:ligatures w14:val="none"/>
        </w:rPr>
        <w:t xml:space="preserve"> for an activity is determined by combining its start time with the assigned duration. </w:t>
      </w:r>
    </w:p>
    <w:p w:rsidRPr="00FE7741" w:rsidR="00FE7741" w:rsidP="00FE7741" w:rsidRDefault="00FE7741" w14:paraId="021E006F" w14:textId="77777777">
      <w:pPr>
        <w:numPr>
          <w:ilvl w:val="0"/>
          <w:numId w:val="33"/>
        </w:numPr>
        <w:contextualSpacing/>
        <w:rPr>
          <w:rFonts w:eastAsia="Yu Mincho"/>
          <w:kern w:val="0"/>
          <w:lang w:eastAsia="ja-JP"/>
          <w14:ligatures w14:val="none"/>
        </w:rPr>
      </w:pPr>
      <w:r w:rsidRPr="00FE7741">
        <w:rPr>
          <w:rFonts w:eastAsia="Yu Mincho"/>
          <w:kern w:val="0"/>
          <w:lang w:eastAsia="ja-JP"/>
          <w14:ligatures w14:val="none"/>
        </w:rPr>
        <w:t>If either the duration or the due date is updated, the system will automatically recalculate the other value to ensure consistency and accuracy in scheduling.</w:t>
      </w:r>
    </w:p>
    <w:p w:rsidRPr="00FE7741" w:rsidR="00FE7741" w:rsidP="00FE7741" w:rsidRDefault="00FE7741" w14:paraId="54036336" w14:textId="77777777">
      <w:pPr>
        <w:rPr>
          <w:rFonts w:eastAsia="Yu Mincho"/>
          <w:b/>
          <w:bCs/>
          <w:kern w:val="0"/>
          <w:lang w:eastAsia="ja-JP"/>
          <w14:ligatures w14:val="none"/>
        </w:rPr>
      </w:pPr>
      <w:r w:rsidRPr="00FE7741">
        <w:rPr>
          <w:rFonts w:eastAsia="Yu Mincho"/>
          <w:b/>
          <w:bCs/>
          <w:kern w:val="0"/>
          <w:lang w:eastAsia="ja-JP"/>
          <w14:ligatures w14:val="none"/>
        </w:rPr>
        <w:t>Progress Calculation</w:t>
      </w:r>
    </w:p>
    <w:p w:rsidRPr="00FE7741" w:rsidR="00FE7741" w:rsidP="00FE7741" w:rsidRDefault="00FE7741" w14:paraId="2101F400" w14:textId="77777777">
      <w:pPr>
        <w:numPr>
          <w:ilvl w:val="0"/>
          <w:numId w:val="34"/>
        </w:numPr>
        <w:contextualSpacing/>
        <w:rPr>
          <w:rFonts w:eastAsia="Yu Mincho"/>
          <w:kern w:val="0"/>
          <w:lang w:eastAsia="ja-JP"/>
          <w14:ligatures w14:val="none"/>
        </w:rPr>
      </w:pPr>
      <w:r w:rsidRPr="00FE7741">
        <w:rPr>
          <w:rFonts w:eastAsia="Yu Mincho"/>
          <w:kern w:val="0"/>
          <w:lang w:eastAsia="ja-JP"/>
          <w14:ligatures w14:val="none"/>
        </w:rPr>
        <w:t>Workflow progress is measured based on the number of activities that have been completed.</w:t>
      </w:r>
    </w:p>
    <w:p w:rsidRPr="00FE7741" w:rsidR="00FE7741" w:rsidP="00FE7741" w:rsidRDefault="00FE7741" w14:paraId="62FA6543" w14:textId="77777777">
      <w:pPr>
        <w:numPr>
          <w:ilvl w:val="0"/>
          <w:numId w:val="34"/>
        </w:numPr>
        <w:contextualSpacing/>
        <w:rPr>
          <w:rFonts w:eastAsia="Yu Mincho"/>
          <w:kern w:val="0"/>
          <w:lang w:eastAsia="ja-JP"/>
          <w14:ligatures w14:val="none"/>
        </w:rPr>
      </w:pPr>
      <w:r w:rsidRPr="00FE7741">
        <w:rPr>
          <w:rFonts w:eastAsia="Yu Mincho"/>
          <w:kern w:val="0"/>
          <w:lang w:eastAsia="ja-JP"/>
          <w14:ligatures w14:val="none"/>
        </w:rPr>
        <w:t>Approval activities are counted toward the overall progress only after they have been approved, ensuring that only finalized tasks contribute to workflow advancement.</w:t>
      </w:r>
    </w:p>
    <w:p w:rsidRPr="00FE7741" w:rsidR="00FE7741" w:rsidP="00FE7741" w:rsidRDefault="00FE7741" w14:paraId="3B0B9D32" w14:textId="77777777">
      <w:pPr>
        <w:spacing w:line="276" w:lineRule="auto"/>
        <w:rPr>
          <w:rFonts w:eastAsia="Yu Mincho"/>
          <w:kern w:val="0"/>
          <w:lang w:eastAsia="ja-JP"/>
          <w14:ligatures w14:val="none"/>
        </w:rPr>
      </w:pPr>
      <w:proofErr w:type="gramStart"/>
      <w:r w:rsidRPr="00FE7741">
        <w:rPr>
          <w:rFonts w:eastAsia="Yu Mincho"/>
          <w:kern w:val="0"/>
          <w:highlight w:val="yellow"/>
          <w:lang w:eastAsia="ja-JP"/>
          <w14:ligatures w14:val="none"/>
        </w:rPr>
        <w:t>Note :</w:t>
      </w:r>
      <w:proofErr w:type="gramEnd"/>
      <w:r w:rsidRPr="00FE7741">
        <w:rPr>
          <w:rFonts w:eastAsia="Yu Mincho"/>
          <w:kern w:val="0"/>
          <w:highlight w:val="yellow"/>
          <w:lang w:eastAsia="ja-JP"/>
          <w14:ligatures w14:val="none"/>
        </w:rPr>
        <w:t xml:space="preserve"> Updated VD Screens will be placed soon</w:t>
      </w:r>
    </w:p>
    <w:p w:rsidRPr="00FE7741" w:rsidR="00FE7741" w:rsidP="00FE7741" w:rsidRDefault="00137F43" w14:paraId="479A698B" w14:textId="529F7F8B">
      <w:pPr>
        <w:keepNext/>
        <w:keepLines/>
        <w:spacing w:before="160" w:after="80"/>
        <w:outlineLvl w:val="1"/>
        <w:rPr>
          <w:rFonts w:eastAsia="Yu Gothic Light"/>
          <w:b/>
          <w:bCs/>
          <w:color w:val="0F4761"/>
          <w:kern w:val="0"/>
          <w:lang w:eastAsia="ja-JP"/>
          <w14:ligatures w14:val="none"/>
        </w:rPr>
      </w:pPr>
      <w:bookmarkStart w:name="_Toc224228507" w:id="57"/>
      <w:r>
        <w:rPr>
          <w:rFonts w:eastAsia="Yu Gothic Light"/>
          <w:b/>
          <w:bCs/>
          <w:color w:val="0F4761"/>
          <w:kern w:val="0"/>
          <w:lang w:eastAsia="ja-JP"/>
          <w14:ligatures w14:val="none"/>
        </w:rPr>
        <w:t>13.</w:t>
      </w:r>
      <w:r w:rsidRPr="00FE7741" w:rsidR="00FE7741">
        <w:rPr>
          <w:rFonts w:eastAsia="Yu Gothic Light"/>
          <w:b/>
          <w:bCs/>
          <w:color w:val="0F4761"/>
          <w:kern w:val="0"/>
          <w:lang w:eastAsia="ja-JP"/>
          <w14:ligatures w14:val="none"/>
        </w:rPr>
        <w:t xml:space="preserve"> Notifications and Alerts</w:t>
      </w:r>
      <w:bookmarkEnd w:id="57"/>
    </w:p>
    <w:p w:rsidRPr="00FE7741" w:rsidR="00FE7741" w:rsidP="00FE7741" w:rsidRDefault="00FE7741" w14:paraId="09CFE64C" w14:textId="77777777">
      <w:pPr>
        <w:rPr>
          <w:rFonts w:eastAsia="Yu Mincho"/>
          <w:kern w:val="0"/>
          <w:lang w:eastAsia="ja-JP"/>
          <w14:ligatures w14:val="none"/>
        </w:rPr>
      </w:pPr>
      <w:r w:rsidRPr="00FE7741">
        <w:rPr>
          <w:rFonts w:eastAsia="Yu Mincho"/>
          <w:kern w:val="0"/>
          <w:lang w:eastAsia="ja-JP"/>
          <w14:ligatures w14:val="none"/>
        </w:rPr>
        <w:t>The system is designed to generate notifications to keep users informed and prompt timely actions. Notifications are triggered in the following scenarios:</w:t>
      </w:r>
    </w:p>
    <w:p w:rsidRPr="00FE7741" w:rsidR="00FE7741" w:rsidP="00FE7741" w:rsidRDefault="00FE7741" w14:paraId="07C29B33" w14:textId="77777777">
      <w:pPr>
        <w:numPr>
          <w:ilvl w:val="0"/>
          <w:numId w:val="35"/>
        </w:numPr>
        <w:contextualSpacing/>
        <w:rPr>
          <w:rFonts w:eastAsia="Yu Mincho"/>
          <w:kern w:val="0"/>
          <w:lang w:eastAsia="ja-JP"/>
          <w14:ligatures w14:val="none"/>
        </w:rPr>
      </w:pPr>
      <w:r w:rsidRPr="00FE7741">
        <w:rPr>
          <w:rFonts w:eastAsia="Yu Mincho"/>
          <w:kern w:val="0"/>
          <w:lang w:eastAsia="ja-JP"/>
          <w14:ligatures w14:val="none"/>
        </w:rPr>
        <w:t>When a new activity is assigned to a user, the system will send a notification to ensure the assignee is aware of their new responsibility.</w:t>
      </w:r>
    </w:p>
    <w:p w:rsidRPr="00FE7741" w:rsidR="00FE7741" w:rsidP="00FE7741" w:rsidRDefault="00FE7741" w14:paraId="4FC89FBC" w14:textId="77777777">
      <w:pPr>
        <w:numPr>
          <w:ilvl w:val="0"/>
          <w:numId w:val="35"/>
        </w:numPr>
        <w:contextualSpacing/>
        <w:rPr>
          <w:rFonts w:eastAsia="Yu Mincho"/>
          <w:kern w:val="0"/>
          <w:lang w:eastAsia="ja-JP"/>
          <w14:ligatures w14:val="none"/>
        </w:rPr>
      </w:pPr>
      <w:r w:rsidRPr="00FE7741">
        <w:rPr>
          <w:rFonts w:eastAsia="Yu Mincho"/>
          <w:kern w:val="0"/>
          <w:lang w:eastAsia="ja-JP"/>
          <w14:ligatures w14:val="none"/>
        </w:rPr>
        <w:t>If there are approvals pending action, users will receive notifications prompting them to review and complete the required approval tasks.</w:t>
      </w:r>
    </w:p>
    <w:p w:rsidR="00FE7741" w:rsidP="00FE7741" w:rsidRDefault="00FE7741" w14:paraId="5EA4CF94" w14:textId="77777777">
      <w:pPr>
        <w:numPr>
          <w:ilvl w:val="0"/>
          <w:numId w:val="35"/>
        </w:numPr>
        <w:contextualSpacing/>
        <w:rPr>
          <w:rFonts w:eastAsia="Yu Mincho"/>
          <w:kern w:val="0"/>
          <w:lang w:eastAsia="ja-JP"/>
          <w14:ligatures w14:val="none"/>
        </w:rPr>
      </w:pPr>
      <w:r w:rsidRPr="00FE7741">
        <w:rPr>
          <w:rFonts w:eastAsia="Yu Mincho"/>
          <w:kern w:val="0"/>
          <w:lang w:eastAsia="ja-JP"/>
          <w14:ligatures w14:val="none"/>
        </w:rPr>
        <w:t>For activities that have become overdue, notifications will be generated to alert users about the missed deadlines and encourage corrective action.</w:t>
      </w:r>
    </w:p>
    <w:p w:rsidRPr="00FE7741" w:rsidR="00146ED7" w:rsidP="00FE7741" w:rsidRDefault="00146ED7" w14:paraId="41640107" w14:textId="3F1CC2A6">
      <w:pPr>
        <w:numPr>
          <w:ilvl w:val="0"/>
          <w:numId w:val="35"/>
        </w:numPr>
        <w:contextualSpacing/>
        <w:rPr>
          <w:rFonts w:eastAsia="Yu Mincho"/>
          <w:kern w:val="0"/>
          <w:lang w:eastAsia="ja-JP"/>
          <w14:ligatures w14:val="none"/>
        </w:rPr>
      </w:pPr>
      <w:r>
        <w:rPr>
          <w:rFonts w:eastAsia="Yu Mincho"/>
          <w:kern w:val="0"/>
          <w:lang w:eastAsia="ja-JP"/>
          <w14:ligatures w14:val="none"/>
        </w:rPr>
        <w:t>For activities that are approved, the user will be notified on the same via email</w:t>
      </w:r>
    </w:p>
    <w:p w:rsidRPr="00FE7741" w:rsidR="00FE7741" w:rsidP="00FE7741" w:rsidRDefault="00FE7741" w14:paraId="73BC4A43" w14:textId="77777777">
      <w:pPr>
        <w:numPr>
          <w:ilvl w:val="0"/>
          <w:numId w:val="35"/>
        </w:numPr>
        <w:contextualSpacing/>
        <w:rPr>
          <w:rFonts w:eastAsia="Yu Mincho"/>
          <w:kern w:val="0"/>
          <w:lang w:eastAsia="ja-JP"/>
          <w14:ligatures w14:val="none"/>
        </w:rPr>
      </w:pPr>
      <w:r w:rsidRPr="00FE7741">
        <w:rPr>
          <w:rFonts w:eastAsia="Yu Mincho"/>
          <w:kern w:val="0"/>
          <w:lang w:eastAsia="ja-JP"/>
          <w14:ligatures w14:val="none"/>
        </w:rPr>
        <w:t>In cases where activities are rejected or require resubmission, notifications will be sent to inform users of the rejection and the need to resubmit the activity for approval.</w:t>
      </w:r>
    </w:p>
    <w:p w:rsidRPr="00FE7741" w:rsidR="00FE7741" w:rsidP="00FE7741" w:rsidRDefault="00FE7741" w14:paraId="1979E2F4" w14:textId="77777777">
      <w:pPr>
        <w:rPr>
          <w:rFonts w:eastAsia="Yu Mincho"/>
          <w:kern w:val="0"/>
          <w:lang w:eastAsia="ja-JP"/>
          <w14:ligatures w14:val="none"/>
        </w:rPr>
      </w:pPr>
      <w:r w:rsidRPr="00FE7741">
        <w:rPr>
          <w:rFonts w:eastAsia="Yu Mincho"/>
          <w:kern w:val="0"/>
          <w:lang w:eastAsia="ja-JP"/>
          <w14:ligatures w14:val="none"/>
        </w:rPr>
        <w:t xml:space="preserve">Notifications are typically delivered through </w:t>
      </w:r>
      <w:commentRangeStart w:id="58"/>
      <w:r w:rsidRPr="00FE7741">
        <w:rPr>
          <w:rFonts w:eastAsia="Yu Mincho"/>
          <w:kern w:val="0"/>
          <w:lang w:eastAsia="ja-JP"/>
          <w14:ligatures w14:val="none"/>
        </w:rPr>
        <w:t>email</w:t>
      </w:r>
      <w:commentRangeEnd w:id="58"/>
      <w:r w:rsidRPr="00FE7741">
        <w:rPr>
          <w:rFonts w:eastAsia="Yu Mincho"/>
          <w:kern w:val="0"/>
          <w:lang w:eastAsia="ja-JP"/>
          <w14:ligatures w14:val="none"/>
        </w:rPr>
        <w:commentReference w:id="58"/>
      </w:r>
      <w:r w:rsidRPr="00FE7741">
        <w:rPr>
          <w:rFonts w:eastAsia="Yu Mincho"/>
          <w:kern w:val="0"/>
          <w:lang w:eastAsia="ja-JP"/>
          <w14:ligatures w14:val="none"/>
        </w:rPr>
        <w:t>, ensuring that recipients receive timely updates regarding their workflow activities and approvals.</w:t>
      </w:r>
    </w:p>
    <w:p w:rsidR="00515C17" w:rsidRDefault="00515C17" w14:paraId="08D5BD43" w14:textId="77777777"/>
    <w:sectPr w:rsidR="00515C17">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R" w:author="Retief, Ferdi" w:date="2026-03-16T11:02:00Z" w:id="2">
    <w:p w:rsidR="00FE7741" w:rsidP="00FE7741" w:rsidRDefault="00FE7741" w14:paraId="6902E458" w14:textId="77777777">
      <w:pPr>
        <w:pStyle w:val="CommentText"/>
      </w:pPr>
      <w:r>
        <w:rPr>
          <w:rStyle w:val="CommentReference"/>
        </w:rPr>
        <w:annotationRef/>
      </w:r>
      <w:r>
        <w:t xml:space="preserve">From a useability point of view … as the step cards are quite large, a user will not see more that 2 or 3 at a time - if the user has 10 activities, they will continually have to scroll down to get to the active activity. </w:t>
      </w:r>
      <w:r>
        <w:br/>
      </w:r>
      <w:r>
        <w:t>We should add a completed tab and move completed activities to that tab so that the current active step is always displaying on top</w:t>
      </w:r>
    </w:p>
  </w:comment>
  <w:comment w:initials="FR" w:author="Retief, Ferdi" w:date="2026-03-16T11:18:00Z" w:id="9">
    <w:p w:rsidR="00FE7741" w:rsidP="00FE7741" w:rsidRDefault="00FE7741" w14:paraId="2C0DC7C1" w14:textId="77777777">
      <w:pPr>
        <w:pStyle w:val="CommentText"/>
      </w:pPr>
      <w:r>
        <w:rPr>
          <w:rStyle w:val="CommentReference"/>
        </w:rPr>
        <w:annotationRef/>
      </w:r>
      <w:r>
        <w:t>Clickable to detail e.g. when clicking on an ‘Overdue’ tile, it should take the user to the Overdue tab and the first activity of type that meets the criteria e.g. overdue action</w:t>
      </w:r>
    </w:p>
  </w:comment>
  <w:comment w:initials="FR" w:author="Retief, Ferdi" w:date="2026-03-16T11:19:00Z" w:id="10">
    <w:p w:rsidR="00FE7741" w:rsidP="00FE7741" w:rsidRDefault="00FE7741" w14:paraId="27B4FEE5" w14:textId="77777777">
      <w:pPr>
        <w:pStyle w:val="CommentText"/>
      </w:pPr>
      <w:r>
        <w:rPr>
          <w:rStyle w:val="CommentReference"/>
        </w:rPr>
        <w:annotationRef/>
      </w:r>
      <w:r>
        <w:t>On the step/activity?</w:t>
      </w:r>
    </w:p>
  </w:comment>
  <w:comment w:initials="FR" w:author="Retief, Ferdi" w:date="2026-03-16T11:21:00Z" w:id="13">
    <w:p w:rsidR="00FE7741" w:rsidP="00FE7741" w:rsidRDefault="00FE7741" w14:paraId="65A3717A" w14:textId="77777777">
      <w:pPr>
        <w:pStyle w:val="CommentText"/>
      </w:pPr>
      <w:r>
        <w:rPr>
          <w:rStyle w:val="CommentReference"/>
        </w:rPr>
        <w:annotationRef/>
      </w:r>
      <w:r>
        <w:t>There should be the same tabs as in My Activities e.g. Overdue, To Do, Completed</w:t>
      </w:r>
    </w:p>
  </w:comment>
  <w:comment w:initials="FR" w:author="Retief, Ferdi" w:date="2026-03-16T11:22:00Z" w:id="14">
    <w:p w:rsidR="00FE7741" w:rsidP="00FE7741" w:rsidRDefault="00FE7741" w14:paraId="4A4550CD" w14:textId="77777777">
      <w:pPr>
        <w:pStyle w:val="CommentText"/>
      </w:pPr>
      <w:r>
        <w:rPr>
          <w:rStyle w:val="CommentReference"/>
        </w:rPr>
        <w:annotationRef/>
      </w:r>
      <w:r>
        <w:t>The overdue tab should display all overdue steps / activities including approvals</w:t>
      </w:r>
    </w:p>
  </w:comment>
  <w:comment w:initials="FR" w:author="Retief, Ferdi" w:date="2026-03-16T11:25:00Z" w:id="15">
    <w:p w:rsidR="00FE7741" w:rsidP="00FE7741" w:rsidRDefault="00FE7741" w14:paraId="200E91FA" w14:textId="77777777">
      <w:pPr>
        <w:pStyle w:val="CommentText"/>
      </w:pPr>
      <w:r>
        <w:rPr>
          <w:rStyle w:val="CommentReference"/>
        </w:rPr>
        <w:annotationRef/>
      </w:r>
      <w:r>
        <w:t>Are these widgets?</w:t>
      </w:r>
    </w:p>
  </w:comment>
  <w:comment w:initials="FR" w:author="Retief, Ferdi" w:date="2026-03-16T11:27:00Z" w:id="16">
    <w:p w:rsidR="00FE7741" w:rsidP="00FE7741" w:rsidRDefault="00FE7741" w14:paraId="6A02DA71" w14:textId="77777777">
      <w:pPr>
        <w:pStyle w:val="CommentText"/>
      </w:pPr>
      <w:r>
        <w:rPr>
          <w:rStyle w:val="CommentReference"/>
        </w:rPr>
        <w:annotationRef/>
      </w:r>
      <w:r>
        <w:t>We need an icon for this to display on the activity with a hover description</w:t>
      </w:r>
    </w:p>
  </w:comment>
  <w:comment w:initials="FR" w:author="Retief, Ferdi" w:date="2026-03-16T11:31:00Z" w:id="21">
    <w:p w:rsidR="00FE7741" w:rsidP="00FE7741" w:rsidRDefault="00FE7741" w14:paraId="2E97F89A" w14:textId="77777777">
      <w:pPr>
        <w:pStyle w:val="CommentText"/>
      </w:pPr>
      <w:r>
        <w:rPr>
          <w:rStyle w:val="CommentReference"/>
        </w:rPr>
        <w:annotationRef/>
      </w:r>
      <w:r>
        <w:t>Change to “Workflow Steps To do” - Click through to the “To Do” tab</w:t>
      </w:r>
    </w:p>
  </w:comment>
  <w:comment w:initials="FR" w:author="Retief, Ferdi" w:date="2026-03-16T11:31:00Z" w:id="22">
    <w:p w:rsidR="00FE7741" w:rsidP="00FE7741" w:rsidRDefault="00FE7741" w14:paraId="1728FD3F" w14:textId="77777777">
      <w:pPr>
        <w:pStyle w:val="CommentText"/>
      </w:pPr>
      <w:r>
        <w:rPr>
          <w:rStyle w:val="CommentReference"/>
        </w:rPr>
        <w:annotationRef/>
      </w:r>
      <w:r>
        <w:t>Change to “Actions To do” - Click through to the “To Do” tab</w:t>
      </w:r>
    </w:p>
  </w:comment>
  <w:comment w:initials="FR" w:author="Retief, Ferdi" w:date="2026-03-16T11:31:00Z" w:id="23">
    <w:p w:rsidR="00FE7741" w:rsidP="00FE7741" w:rsidRDefault="00FE7741" w14:paraId="1A881070" w14:textId="77777777">
      <w:pPr>
        <w:pStyle w:val="CommentText"/>
      </w:pPr>
      <w:r>
        <w:rPr>
          <w:rStyle w:val="CommentReference"/>
        </w:rPr>
        <w:annotationRef/>
      </w:r>
      <w:r>
        <w:t>Click through to the “To do” tab</w:t>
      </w:r>
    </w:p>
  </w:comment>
  <w:comment w:initials="FR" w:author="Retief, Ferdi" w:date="2026-03-16T11:32:00Z" w:id="24">
    <w:p w:rsidR="00FE7741" w:rsidP="00FE7741" w:rsidRDefault="00FE7741" w14:paraId="70EB5527" w14:textId="77777777">
      <w:pPr>
        <w:pStyle w:val="CommentText"/>
      </w:pPr>
      <w:r>
        <w:rPr>
          <w:rStyle w:val="CommentReference"/>
        </w:rPr>
        <w:annotationRef/>
      </w:r>
      <w:r>
        <w:t xml:space="preserve">We can replace this one with 2 widgets for “Overdue Actions” and “Overdue Approvals” </w:t>
      </w:r>
      <w:r>
        <w:br/>
      </w:r>
      <w:r>
        <w:t>The latter only showing if the user has an approval step that they must execute</w:t>
      </w:r>
    </w:p>
  </w:comment>
  <w:comment w:initials="FR" w:author="Retief, Ferdi" w:date="2026-03-16T11:39:00Z" w:id="25">
    <w:p w:rsidR="00FE7741" w:rsidP="00FE7741" w:rsidRDefault="00FE7741" w14:paraId="0F2EA96A" w14:textId="77777777">
      <w:pPr>
        <w:pStyle w:val="CommentText"/>
      </w:pPr>
      <w:r>
        <w:rPr>
          <w:rStyle w:val="CommentReference"/>
        </w:rPr>
        <w:annotationRef/>
      </w:r>
      <w:r>
        <w:t xml:space="preserve">Rethinking this I do not think there is a lot of value in displaying “Overdue Meetings” unless the user is the </w:t>
      </w:r>
      <w:r>
        <w:rPr>
          <w:b/>
          <w:bCs/>
        </w:rPr>
        <w:t>Meeting Organizer</w:t>
      </w:r>
      <w:r>
        <w:t xml:space="preserve"> as defined in 6.3.3.2</w:t>
      </w:r>
      <w:r>
        <w:br/>
      </w:r>
      <w:r>
        <w:t xml:space="preserve">if the user (worker) is not a </w:t>
      </w:r>
      <w:r>
        <w:rPr>
          <w:b/>
          <w:bCs/>
        </w:rPr>
        <w:t>Meeting Organizer</w:t>
      </w:r>
      <w:r>
        <w:t>, do not display this tile</w:t>
      </w:r>
    </w:p>
  </w:comment>
  <w:comment w:initials="FR" w:author="Retief, Ferdi" w:date="2026-03-16T11:40:00Z" w:id="26">
    <w:p w:rsidR="00FE7741" w:rsidP="00FE7741" w:rsidRDefault="00FE7741" w14:paraId="28AFE07F" w14:textId="77777777">
      <w:pPr>
        <w:pStyle w:val="CommentText"/>
      </w:pPr>
      <w:r>
        <w:rPr>
          <w:rStyle w:val="CommentReference"/>
        </w:rPr>
        <w:annotationRef/>
      </w:r>
      <w:r>
        <w:t>Click through to “Completed” tab</w:t>
      </w:r>
    </w:p>
  </w:comment>
  <w:comment w:initials="FR" w:author="Retief, Ferdi" w:date="2026-03-16T11:41:00Z" w:id="27">
    <w:p w:rsidR="00FE7741" w:rsidP="00FE7741" w:rsidRDefault="00FE7741" w14:paraId="7E442B0B" w14:textId="77777777">
      <w:pPr>
        <w:pStyle w:val="CommentText"/>
      </w:pPr>
      <w:r>
        <w:rPr>
          <w:rStyle w:val="CommentReference"/>
        </w:rPr>
        <w:annotationRef/>
      </w:r>
      <w:r>
        <w:t>“Pending Approvals”</w:t>
      </w:r>
      <w:r>
        <w:br/>
      </w:r>
      <w:r>
        <w:t>Only show to a user that is an approver in the current active workflow for the day</w:t>
      </w:r>
    </w:p>
  </w:comment>
  <w:comment w:initials="FR" w:author="Retief, Ferdi" w:date="2026-03-16T11:43:00Z" w:id="29">
    <w:p w:rsidR="00FE7741" w:rsidP="00FE7741" w:rsidRDefault="00FE7741" w14:paraId="18344D12" w14:textId="77777777">
      <w:pPr>
        <w:pStyle w:val="CommentText"/>
      </w:pPr>
      <w:r>
        <w:rPr>
          <w:rStyle w:val="CommentReference"/>
        </w:rPr>
        <w:annotationRef/>
      </w:r>
      <w:r>
        <w:t>Add “Completed” and “My Actions”</w:t>
      </w:r>
    </w:p>
  </w:comment>
  <w:comment w:initials="FR" w:author="Retief, Ferdi" w:date="2026-03-16T11:48:00Z" w:id="30">
    <w:p w:rsidR="00FE7741" w:rsidP="00FE7741" w:rsidRDefault="00FE7741" w14:paraId="48E3F770" w14:textId="77777777">
      <w:pPr>
        <w:pStyle w:val="CommentText"/>
      </w:pPr>
      <w:r>
        <w:rPr>
          <w:rStyle w:val="CommentReference"/>
        </w:rPr>
        <w:annotationRef/>
      </w:r>
      <w:r>
        <w:t>Activities in My Activities should display as follows:</w:t>
      </w:r>
    </w:p>
    <w:p w:rsidR="00FE7741" w:rsidP="00FE7741" w:rsidRDefault="00FE7741" w14:paraId="6C9852E2" w14:textId="77777777">
      <w:pPr>
        <w:pStyle w:val="CommentText"/>
        <w:ind w:left="300"/>
      </w:pPr>
      <w:r>
        <w:t>To do, always shows steps and activities for the current day</w:t>
      </w:r>
    </w:p>
    <w:p w:rsidR="00FE7741" w:rsidP="00FE7741" w:rsidRDefault="00FE7741" w14:paraId="2AB0A815" w14:textId="77777777">
      <w:pPr>
        <w:pStyle w:val="CommentText"/>
        <w:ind w:left="300"/>
      </w:pPr>
      <w:r>
        <w:t xml:space="preserve">Upcoming always shows steps and activities based on the </w:t>
      </w:r>
      <w:r>
        <w:rPr>
          <w:b/>
          <w:bCs/>
        </w:rPr>
        <w:t xml:space="preserve">MOS setting </w:t>
      </w:r>
      <w:r>
        <w:t>that defines how many steps and activities should be shown into the future</w:t>
      </w:r>
    </w:p>
    <w:p w:rsidR="00FE7741" w:rsidP="00FE7741" w:rsidRDefault="00FE7741" w14:paraId="562CEA65" w14:textId="77777777">
      <w:pPr>
        <w:pStyle w:val="CommentText"/>
        <w:ind w:left="300"/>
      </w:pPr>
      <w:r>
        <w:t>Overdue shows overdue steps and activities for current day</w:t>
      </w:r>
    </w:p>
    <w:p w:rsidR="00FE7741" w:rsidP="00FE7741" w:rsidRDefault="00FE7741" w14:paraId="14290A72" w14:textId="77777777">
      <w:pPr>
        <w:pStyle w:val="CommentText"/>
        <w:ind w:left="300"/>
      </w:pPr>
      <w:r>
        <w:t>My actions shows all my actions independent of time frame</w:t>
      </w:r>
    </w:p>
    <w:p w:rsidR="00FE7741" w:rsidP="00FE7741" w:rsidRDefault="00FE7741" w14:paraId="05828485" w14:textId="77777777">
      <w:pPr>
        <w:pStyle w:val="CommentText"/>
        <w:ind w:left="300"/>
      </w:pPr>
      <w:r>
        <w:t>Completed shows for current day</w:t>
      </w:r>
    </w:p>
  </w:comment>
  <w:comment w:initials="FR" w:author="Retief, Ferdi" w:date="2026-03-16T11:50:00Z" w:id="31">
    <w:p w:rsidR="00FE7741" w:rsidP="00FE7741" w:rsidRDefault="00FE7741" w14:paraId="7852447E" w14:textId="77777777">
      <w:pPr>
        <w:pStyle w:val="CommentText"/>
      </w:pPr>
      <w:r>
        <w:rPr>
          <w:rStyle w:val="CommentReference"/>
        </w:rPr>
        <w:annotationRef/>
      </w:r>
      <w:r>
        <w:t>Change to “Workflow” so that user can filter on workflows - again only those that they have assignments in</w:t>
      </w:r>
    </w:p>
  </w:comment>
  <w:comment w:initials="FR" w:author="Retief, Ferdi" w:date="2026-03-16T11:55:00Z" w:id="35">
    <w:p w:rsidR="00FE7741" w:rsidP="00FE7741" w:rsidRDefault="00FE7741" w14:paraId="6F7705D8" w14:textId="77777777">
      <w:pPr>
        <w:pStyle w:val="CommentText"/>
      </w:pPr>
      <w:r>
        <w:rPr>
          <w:rStyle w:val="CommentReference"/>
        </w:rPr>
        <w:annotationRef/>
      </w:r>
      <w:r>
        <w:t>Document these under the workflow builder - not relevant here</w:t>
      </w:r>
    </w:p>
  </w:comment>
  <w:comment w:initials="FR" w:author="Retief, Ferdi" w:date="2026-03-16T12:13:00Z" w:id="36">
    <w:p w:rsidR="00FE7741" w:rsidP="00FE7741" w:rsidRDefault="00FE7741" w14:paraId="4428276E" w14:textId="77777777">
      <w:pPr>
        <w:pStyle w:val="CommentText"/>
      </w:pPr>
      <w:r>
        <w:rPr>
          <w:rStyle w:val="CommentReference"/>
        </w:rPr>
        <w:annotationRef/>
      </w:r>
      <w:r>
        <w:t>Should this just be defined here and detailed under workflow builder?</w:t>
      </w:r>
    </w:p>
  </w:comment>
  <w:comment w:initials="FR" w:author="Retief, Ferdi" w:date="2026-03-16T12:21:00Z" w:id="37">
    <w:p w:rsidR="00FE7741" w:rsidP="00FE7741" w:rsidRDefault="00FE7741" w14:paraId="537D7975" w14:textId="77777777">
      <w:pPr>
        <w:pStyle w:val="CommentText"/>
      </w:pPr>
      <w:r>
        <w:rPr>
          <w:rStyle w:val="CommentReference"/>
        </w:rPr>
        <w:annotationRef/>
      </w:r>
      <w:r>
        <w:t>We need to add the ability to enter a comment for each action activity at runtime …</w:t>
      </w:r>
    </w:p>
    <w:p w:rsidR="00FE7741" w:rsidP="00FE7741" w:rsidRDefault="00FE7741" w14:paraId="0FA956D2" w14:textId="77777777">
      <w:pPr>
        <w:pStyle w:val="CommentText"/>
        <w:ind w:left="300"/>
      </w:pPr>
      <w:r>
        <w:t>this is important for activities that require approval so that a user can add a comment to the activity so that the approver have something to look at when they approve</w:t>
      </w:r>
    </w:p>
    <w:p w:rsidR="00FE7741" w:rsidP="00FE7741" w:rsidRDefault="00FE7741" w14:paraId="6E747D8B" w14:textId="77777777">
      <w:pPr>
        <w:pStyle w:val="CommentText"/>
        <w:ind w:left="300"/>
      </w:pPr>
      <w:r>
        <w:t>the comment must be RTF so that a url link to a file for example can be pasted which the approver can then follow to look at a document.</w:t>
      </w:r>
    </w:p>
    <w:p w:rsidR="00FE7741" w:rsidP="00FE7741" w:rsidRDefault="00FE7741" w14:paraId="060133BD" w14:textId="77777777">
      <w:pPr>
        <w:pStyle w:val="CommentText"/>
        <w:ind w:left="300"/>
      </w:pPr>
      <w:r>
        <w:t>once the step is completed, the comment is only editable if the user undo completion</w:t>
      </w:r>
    </w:p>
    <w:p w:rsidR="00FE7741" w:rsidP="00FE7741" w:rsidRDefault="00FE7741" w14:paraId="772A7F0C" w14:textId="77777777">
      <w:pPr>
        <w:pStyle w:val="CommentText"/>
        <w:ind w:left="300"/>
      </w:pPr>
      <w:r>
        <w:t xml:space="preserve">When a action activity is set as done, the comment needs to display at the bottom of the completed activity with clickable url so that an approver can see and follows </w:t>
      </w:r>
    </w:p>
  </w:comment>
  <w:comment w:initials="FR" w:author="Retief, Ferdi" w:date="2026-03-16T13:40:00Z" w:id="40">
    <w:p w:rsidR="00FE7741" w:rsidP="00FE7741" w:rsidRDefault="00FE7741" w14:paraId="50D7710F" w14:textId="77777777">
      <w:pPr>
        <w:pStyle w:val="CommentText"/>
      </w:pPr>
      <w:r>
        <w:rPr>
          <w:rStyle w:val="CommentReference"/>
        </w:rPr>
        <w:annotationRef/>
      </w:r>
      <w:r>
        <w:t>Add comment as described above</w:t>
      </w:r>
    </w:p>
  </w:comment>
  <w:comment w:initials="FR" w:author="Retief, Ferdi" w:date="2026-03-16T13:56:00Z" w:id="46">
    <w:p w:rsidR="00FE7741" w:rsidP="00FE7741" w:rsidRDefault="00FE7741" w14:paraId="0A9C7E68" w14:textId="77777777">
      <w:pPr>
        <w:pStyle w:val="CommentText"/>
      </w:pPr>
      <w:r>
        <w:rPr>
          <w:rStyle w:val="CommentReference"/>
        </w:rPr>
        <w:annotationRef/>
      </w:r>
      <w:r>
        <w:t>This has some technical implications especially if a user has their My Activities open and does not refresh - we will need to investigate something like SignalR to update the status without the need for a refresh</w:t>
      </w:r>
    </w:p>
  </w:comment>
  <w:comment w:initials="FR" w:author="Retief, Ferdi" w:date="2026-03-16T14:01:00Z" w:id="47">
    <w:p w:rsidR="00FE7741" w:rsidP="00FE7741" w:rsidRDefault="00FE7741" w14:paraId="55FB9F98" w14:textId="77777777">
      <w:pPr>
        <w:pStyle w:val="CommentText"/>
        <w:numPr>
          <w:ilvl w:val="0"/>
          <w:numId w:val="36"/>
        </w:numPr>
      </w:pPr>
      <w:r>
        <w:rPr>
          <w:rStyle w:val="CommentReference"/>
        </w:rPr>
        <w:annotationRef/>
      </w:r>
      <w:r>
        <w:t>What about workflow status e.g. Draft, Published</w:t>
      </w:r>
    </w:p>
    <w:p w:rsidR="00FE7741" w:rsidP="00FE7741" w:rsidRDefault="00FE7741" w14:paraId="31266F73" w14:textId="77777777">
      <w:pPr>
        <w:pStyle w:val="CommentText"/>
        <w:numPr>
          <w:ilvl w:val="0"/>
          <w:numId w:val="36"/>
        </w:numPr>
      </w:pPr>
      <w:r>
        <w:t>What about versioning</w:t>
      </w:r>
    </w:p>
    <w:p w:rsidR="00FE7741" w:rsidP="00FE7741" w:rsidRDefault="00FE7741" w14:paraId="2A8E5177" w14:textId="77777777">
      <w:pPr>
        <w:pStyle w:val="CommentText"/>
        <w:numPr>
          <w:ilvl w:val="0"/>
          <w:numId w:val="36"/>
        </w:numPr>
      </w:pPr>
      <w:r>
        <w:t>What about activities already scheduled and in progress</w:t>
      </w:r>
    </w:p>
  </w:comment>
  <w:comment w:initials="FR" w:author="Retief, Ferdi" w:date="2026-03-16T14:35:00Z" w:id="51">
    <w:p w:rsidR="00FE7741" w:rsidP="00FE7741" w:rsidRDefault="00FE7741" w14:paraId="794D57A1" w14:textId="77777777">
      <w:pPr>
        <w:pStyle w:val="CommentText"/>
      </w:pPr>
      <w:r>
        <w:rPr>
          <w:rStyle w:val="CommentReference"/>
        </w:rPr>
        <w:annotationRef/>
      </w:r>
      <w:r>
        <w:t>No - as detailed earlier</w:t>
      </w:r>
    </w:p>
  </w:comment>
  <w:comment w:initials="FR" w:author="Retief, Ferdi" w:date="2026-03-16T14:36:00Z" w:id="52">
    <w:p w:rsidR="00FE7741" w:rsidP="00FE7741" w:rsidRDefault="00FE7741" w14:paraId="2727ADD5" w14:textId="77777777">
      <w:pPr>
        <w:pStyle w:val="CommentText"/>
      </w:pPr>
      <w:r>
        <w:rPr>
          <w:rStyle w:val="CommentReference"/>
        </w:rPr>
        <w:annotationRef/>
      </w:r>
      <w:r>
        <w:t>No</w:t>
      </w:r>
    </w:p>
  </w:comment>
  <w:comment w:initials="FR" w:author="Retief, Ferdi" w:date="2026-03-16T14:37:00Z" w:id="53">
    <w:p w:rsidR="00FE7741" w:rsidP="00FE7741" w:rsidRDefault="00FE7741" w14:paraId="38447F0C" w14:textId="77777777">
      <w:pPr>
        <w:pStyle w:val="CommentText"/>
      </w:pPr>
      <w:r>
        <w:rPr>
          <w:rStyle w:val="CommentReference"/>
        </w:rPr>
        <w:annotationRef/>
      </w:r>
      <w:r>
        <w:t>How are we going to display this - we don’t have a UI for this yet?</w:t>
      </w:r>
    </w:p>
  </w:comment>
  <w:comment w:initials="FR" w:author="Retief, Ferdi" w:date="2026-03-16T14:37:00Z" w:id="54">
    <w:p w:rsidR="00FE7741" w:rsidP="00FE7741" w:rsidRDefault="00FE7741" w14:paraId="36CAD1D1" w14:textId="77777777">
      <w:pPr>
        <w:pStyle w:val="CommentText"/>
      </w:pPr>
      <w:r>
        <w:rPr>
          <w:rStyle w:val="CommentReference"/>
        </w:rPr>
        <w:annotationRef/>
      </w:r>
      <w:r>
        <w:t>How are we going to display this - we don’t have a UI for this yet?</w:t>
      </w:r>
    </w:p>
  </w:comment>
  <w:comment w:initials="FR" w:author="Retief, Ferdi" w:date="2026-03-16T14:40:00Z" w:id="58">
    <w:p w:rsidR="00FE7741" w:rsidP="00FE7741" w:rsidRDefault="00FE7741" w14:paraId="3745BE58" w14:textId="77777777">
      <w:pPr>
        <w:pStyle w:val="CommentText"/>
      </w:pPr>
      <w:r>
        <w:rPr>
          <w:rStyle w:val="CommentReference"/>
        </w:rPr>
        <w:annotationRef/>
      </w:r>
      <w:r>
        <w:t>We have to bring the notification feature in here also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02E458" w15:done="0"/>
  <w15:commentEx w15:paraId="2C0DC7C1" w15:done="0"/>
  <w15:commentEx w15:paraId="27B4FEE5" w15:done="0"/>
  <w15:commentEx w15:paraId="65A3717A" w15:done="0"/>
  <w15:commentEx w15:paraId="4A4550CD" w15:done="0"/>
  <w15:commentEx w15:paraId="200E91FA" w15:done="0"/>
  <w15:commentEx w15:paraId="6A02DA71" w15:done="0"/>
  <w15:commentEx w15:paraId="2E97F89A" w15:done="0"/>
  <w15:commentEx w15:paraId="1728FD3F" w15:done="0"/>
  <w15:commentEx w15:paraId="1A881070" w15:done="0"/>
  <w15:commentEx w15:paraId="70EB5527" w15:done="0"/>
  <w15:commentEx w15:paraId="0F2EA96A" w15:done="0"/>
  <w15:commentEx w15:paraId="28AFE07F" w15:done="0"/>
  <w15:commentEx w15:paraId="7E442B0B" w15:done="0"/>
  <w15:commentEx w15:paraId="18344D12" w15:done="0"/>
  <w15:commentEx w15:paraId="05828485" w15:done="0"/>
  <w15:commentEx w15:paraId="7852447E" w15:done="0"/>
  <w15:commentEx w15:paraId="6F7705D8" w15:done="0"/>
  <w15:commentEx w15:paraId="4428276E" w15:done="0"/>
  <w15:commentEx w15:paraId="772A7F0C" w15:done="0"/>
  <w15:commentEx w15:paraId="50D7710F" w15:done="0"/>
  <w15:commentEx w15:paraId="0A9C7E68" w15:done="0"/>
  <w15:commentEx w15:paraId="2A8E5177" w15:done="0"/>
  <w15:commentEx w15:paraId="794D57A1" w15:done="0"/>
  <w15:commentEx w15:paraId="2727ADD5" w15:done="0"/>
  <w15:commentEx w15:paraId="38447F0C" w15:done="0"/>
  <w15:commentEx w15:paraId="36CAD1D1" w15:done="0"/>
  <w15:commentEx w15:paraId="3745BE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160601" w16cex:dateUtc="2026-03-16T09:48:00Z"/>
  <w16cex:commentExtensible w16cex:durableId="5E3C477E" w16cex:dateUtc="2026-03-16T09:48:00Z"/>
  <w16cex:commentExtensible w16cex:durableId="720D4CD4" w16cex:dateUtc="2026-03-16T09:48:00Z"/>
  <w16cex:commentExtensible w16cex:durableId="0440B08B" w16cex:dateUtc="2026-03-16T09:48:00Z"/>
  <w16cex:commentExtensible w16cex:durableId="09529C9F" w16cex:dateUtc="2026-03-16T09:48:00Z"/>
  <w16cex:commentExtensible w16cex:durableId="049F7085" w16cex:dateUtc="2026-03-16T09:48:00Z"/>
  <w16cex:commentExtensible w16cex:durableId="515E65D7" w16cex:dateUtc="2026-03-16T09:48:00Z"/>
  <w16cex:commentExtensible w16cex:durableId="6CE0A10A" w16cex:dateUtc="2026-03-16T09:48:00Z"/>
  <w16cex:commentExtensible w16cex:durableId="7A16D91B" w16cex:dateUtc="2026-03-16T09:48:00Z"/>
  <w16cex:commentExtensible w16cex:durableId="19736946" w16cex:dateUtc="2026-03-16T09:48:00Z"/>
  <w16cex:commentExtensible w16cex:durableId="542AB310" w16cex:dateUtc="2026-03-16T09:48:00Z"/>
  <w16cex:commentExtensible w16cex:durableId="08300718" w16cex:dateUtc="2026-03-16T09:48:00Z"/>
  <w16cex:commentExtensible w16cex:durableId="26C2019D" w16cex:dateUtc="2026-03-16T09:48:00Z"/>
  <w16cex:commentExtensible w16cex:durableId="6ADB7FCF" w16cex:dateUtc="2026-03-16T09:48:00Z"/>
  <w16cex:commentExtensible w16cex:durableId="4A533D4C" w16cex:dateUtc="2026-03-16T09:48:00Z"/>
  <w16cex:commentExtensible w16cex:durableId="305AD9F0" w16cex:dateUtc="2026-03-16T09:48:00Z"/>
  <w16cex:commentExtensible w16cex:durableId="02D6E119" w16cex:dateUtc="2026-03-16T09:48:00Z"/>
  <w16cex:commentExtensible w16cex:durableId="3E5F5167" w16cex:dateUtc="2026-03-16T09:48:00Z"/>
  <w16cex:commentExtensible w16cex:durableId="040410FE" w16cex:dateUtc="2026-03-16T09:48:00Z"/>
  <w16cex:commentExtensible w16cex:durableId="02ABAB47" w16cex:dateUtc="2026-03-16T09:48:00Z"/>
  <w16cex:commentExtensible w16cex:durableId="07609EE8" w16cex:dateUtc="2026-03-16T09:48:00Z"/>
  <w16cex:commentExtensible w16cex:durableId="4176B54C" w16cex:dateUtc="2026-03-16T09:48:00Z"/>
  <w16cex:commentExtensible w16cex:durableId="243321F7" w16cex:dateUtc="2026-03-16T09:48:00Z"/>
  <w16cex:commentExtensible w16cex:durableId="0A49C3A9" w16cex:dateUtc="2026-03-16T09:48:00Z"/>
  <w16cex:commentExtensible w16cex:durableId="0054CCFC" w16cex:dateUtc="2026-03-16T09:48:00Z"/>
  <w16cex:commentExtensible w16cex:durableId="6A95A1E9" w16cex:dateUtc="2026-03-16T09:48:00Z"/>
  <w16cex:commentExtensible w16cex:durableId="5E6439FD" w16cex:dateUtc="2026-03-16T09:48:00Z"/>
  <w16cex:commentExtensible w16cex:durableId="59BB9AAB" w16cex:dateUtc="2026-03-16T0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02E458" w16cid:durableId="29160601"/>
  <w16cid:commentId w16cid:paraId="2C0DC7C1" w16cid:durableId="5E3C477E"/>
  <w16cid:commentId w16cid:paraId="27B4FEE5" w16cid:durableId="720D4CD4"/>
  <w16cid:commentId w16cid:paraId="65A3717A" w16cid:durableId="0440B08B"/>
  <w16cid:commentId w16cid:paraId="4A4550CD" w16cid:durableId="09529C9F"/>
  <w16cid:commentId w16cid:paraId="200E91FA" w16cid:durableId="049F7085"/>
  <w16cid:commentId w16cid:paraId="6A02DA71" w16cid:durableId="515E65D7"/>
  <w16cid:commentId w16cid:paraId="2E97F89A" w16cid:durableId="6CE0A10A"/>
  <w16cid:commentId w16cid:paraId="1728FD3F" w16cid:durableId="7A16D91B"/>
  <w16cid:commentId w16cid:paraId="1A881070" w16cid:durableId="19736946"/>
  <w16cid:commentId w16cid:paraId="70EB5527" w16cid:durableId="542AB310"/>
  <w16cid:commentId w16cid:paraId="0F2EA96A" w16cid:durableId="08300718"/>
  <w16cid:commentId w16cid:paraId="28AFE07F" w16cid:durableId="26C2019D"/>
  <w16cid:commentId w16cid:paraId="7E442B0B" w16cid:durableId="6ADB7FCF"/>
  <w16cid:commentId w16cid:paraId="18344D12" w16cid:durableId="4A533D4C"/>
  <w16cid:commentId w16cid:paraId="05828485" w16cid:durableId="305AD9F0"/>
  <w16cid:commentId w16cid:paraId="7852447E" w16cid:durableId="02D6E119"/>
  <w16cid:commentId w16cid:paraId="6F7705D8" w16cid:durableId="3E5F5167"/>
  <w16cid:commentId w16cid:paraId="4428276E" w16cid:durableId="040410FE"/>
  <w16cid:commentId w16cid:paraId="772A7F0C" w16cid:durableId="02ABAB47"/>
  <w16cid:commentId w16cid:paraId="50D7710F" w16cid:durableId="07609EE8"/>
  <w16cid:commentId w16cid:paraId="0A9C7E68" w16cid:durableId="4176B54C"/>
  <w16cid:commentId w16cid:paraId="2A8E5177" w16cid:durableId="243321F7"/>
  <w16cid:commentId w16cid:paraId="794D57A1" w16cid:durableId="0A49C3A9"/>
  <w16cid:commentId w16cid:paraId="2727ADD5" w16cid:durableId="0054CCFC"/>
  <w16cid:commentId w16cid:paraId="38447F0C" w16cid:durableId="6A95A1E9"/>
  <w16cid:commentId w16cid:paraId="36CAD1D1" w16cid:durableId="5E6439FD"/>
  <w16cid:commentId w16cid:paraId="3745BE58" w16cid:durableId="59BB9A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60F"/>
    <w:multiLevelType w:val="multilevel"/>
    <w:tmpl w:val="F5D0F5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260"/>
        </w:tabs>
        <w:ind w:left="126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0B66B5"/>
    <w:multiLevelType w:val="multilevel"/>
    <w:tmpl w:val="DDBC1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3F15BA"/>
    <w:multiLevelType w:val="multilevel"/>
    <w:tmpl w:val="4F70E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5025E2"/>
    <w:multiLevelType w:val="hybridMultilevel"/>
    <w:tmpl w:val="015EC4E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0DFC2A6D"/>
    <w:multiLevelType w:val="multilevel"/>
    <w:tmpl w:val="892C04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0B36608"/>
    <w:multiLevelType w:val="multilevel"/>
    <w:tmpl w:val="F60022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F9659B"/>
    <w:multiLevelType w:val="hybridMultilevel"/>
    <w:tmpl w:val="575A77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7" w15:restartNumberingAfterBreak="0">
    <w:nsid w:val="166977AF"/>
    <w:multiLevelType w:val="multilevel"/>
    <w:tmpl w:val="8C1808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731225"/>
    <w:multiLevelType w:val="multilevel"/>
    <w:tmpl w:val="B66CD2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8511F5"/>
    <w:multiLevelType w:val="hybridMultilevel"/>
    <w:tmpl w:val="1E646B5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0" w15:restartNumberingAfterBreak="0">
    <w:nsid w:val="1D7410AD"/>
    <w:multiLevelType w:val="hybridMultilevel"/>
    <w:tmpl w:val="E014E8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1" w15:restartNumberingAfterBreak="0">
    <w:nsid w:val="1DAB5B0B"/>
    <w:multiLevelType w:val="hybridMultilevel"/>
    <w:tmpl w:val="1F5EB9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2" w15:restartNumberingAfterBreak="0">
    <w:nsid w:val="1F623ABD"/>
    <w:multiLevelType w:val="multilevel"/>
    <w:tmpl w:val="5B6E15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091070C"/>
    <w:multiLevelType w:val="multilevel"/>
    <w:tmpl w:val="045CB3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8E6BFE"/>
    <w:multiLevelType w:val="multilevel"/>
    <w:tmpl w:val="970A0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40763F1"/>
    <w:multiLevelType w:val="hybridMultilevel"/>
    <w:tmpl w:val="B8AE67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780033D"/>
    <w:multiLevelType w:val="multilevel"/>
    <w:tmpl w:val="CE0E8C46"/>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900"/>
        </w:tabs>
        <w:ind w:left="90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99743F6"/>
    <w:multiLevelType w:val="multilevel"/>
    <w:tmpl w:val="058E69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60605B"/>
    <w:multiLevelType w:val="hybridMultilevel"/>
    <w:tmpl w:val="9BC0863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9" w15:restartNumberingAfterBreak="0">
    <w:nsid w:val="300A29F4"/>
    <w:multiLevelType w:val="multilevel"/>
    <w:tmpl w:val="021C3D7E"/>
    <w:lvl w:ilvl="0">
      <w:start w:val="1"/>
      <w:numFmt w:val="bullet"/>
      <w:lvlText w:val=""/>
      <w:lvlJc w:val="left"/>
      <w:pPr>
        <w:tabs>
          <w:tab w:val="num" w:pos="1440"/>
        </w:tabs>
        <w:ind w:left="1440" w:hanging="360"/>
      </w:pPr>
      <w:rPr>
        <w:rFonts w:hint="default" w:ascii="Wingdings" w:hAnsi="Wingdings"/>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0" w15:restartNumberingAfterBreak="0">
    <w:nsid w:val="3089468B"/>
    <w:multiLevelType w:val="multilevel"/>
    <w:tmpl w:val="10BC5272"/>
    <w:lvl w:ilvl="0">
      <w:start w:val="1"/>
      <w:numFmt w:val="bullet"/>
      <w:lvlText w:val=""/>
      <w:lvlJc w:val="left"/>
      <w:pPr>
        <w:tabs>
          <w:tab w:val="num" w:pos="2880"/>
        </w:tabs>
        <w:ind w:left="2880" w:hanging="360"/>
      </w:pPr>
      <w:rPr>
        <w:rFonts w:hint="default" w:ascii="Wingdings" w:hAnsi="Wingdings"/>
        <w:sz w:val="20"/>
      </w:rPr>
    </w:lvl>
    <w:lvl w:ilvl="1">
      <w:start w:val="1"/>
      <w:numFmt w:val="bullet"/>
      <w:lvlText w:val="o"/>
      <w:lvlJc w:val="left"/>
      <w:pPr>
        <w:tabs>
          <w:tab w:val="num" w:pos="3600"/>
        </w:tabs>
        <w:ind w:left="3600" w:hanging="360"/>
      </w:pPr>
      <w:rPr>
        <w:rFonts w:hint="default" w:ascii="Courier New" w:hAnsi="Courier New" w:cs="Times New Roman"/>
        <w:sz w:val="20"/>
      </w:rPr>
    </w:lvl>
    <w:lvl w:ilvl="2">
      <w:start w:val="1"/>
      <w:numFmt w:val="bullet"/>
      <w:lvlText w:val=""/>
      <w:lvlJc w:val="left"/>
      <w:pPr>
        <w:tabs>
          <w:tab w:val="num" w:pos="4320"/>
        </w:tabs>
        <w:ind w:left="4320" w:hanging="360"/>
      </w:pPr>
      <w:rPr>
        <w:rFonts w:hint="default" w:ascii="Wingdings" w:hAnsi="Wingdings"/>
        <w:sz w:val="20"/>
      </w:rPr>
    </w:lvl>
    <w:lvl w:ilvl="3">
      <w:start w:val="1"/>
      <w:numFmt w:val="bullet"/>
      <w:lvlText w:val=""/>
      <w:lvlJc w:val="left"/>
      <w:pPr>
        <w:tabs>
          <w:tab w:val="num" w:pos="5040"/>
        </w:tabs>
        <w:ind w:left="5040" w:hanging="360"/>
      </w:pPr>
      <w:rPr>
        <w:rFonts w:hint="default" w:ascii="Wingdings" w:hAnsi="Wingdings"/>
        <w:sz w:val="20"/>
      </w:rPr>
    </w:lvl>
    <w:lvl w:ilvl="4">
      <w:start w:val="1"/>
      <w:numFmt w:val="bullet"/>
      <w:lvlText w:val=""/>
      <w:lvlJc w:val="left"/>
      <w:pPr>
        <w:tabs>
          <w:tab w:val="num" w:pos="5760"/>
        </w:tabs>
        <w:ind w:left="5760" w:hanging="360"/>
      </w:pPr>
      <w:rPr>
        <w:rFonts w:hint="default" w:ascii="Wingdings" w:hAnsi="Wingdings"/>
        <w:sz w:val="20"/>
      </w:rPr>
    </w:lvl>
    <w:lvl w:ilvl="5">
      <w:start w:val="1"/>
      <w:numFmt w:val="bullet"/>
      <w:lvlText w:val=""/>
      <w:lvlJc w:val="left"/>
      <w:pPr>
        <w:tabs>
          <w:tab w:val="num" w:pos="6480"/>
        </w:tabs>
        <w:ind w:left="6480" w:hanging="360"/>
      </w:pPr>
      <w:rPr>
        <w:rFonts w:hint="default" w:ascii="Wingdings" w:hAnsi="Wingdings"/>
        <w:sz w:val="20"/>
      </w:rPr>
    </w:lvl>
    <w:lvl w:ilvl="6">
      <w:start w:val="1"/>
      <w:numFmt w:val="bullet"/>
      <w:lvlText w:val=""/>
      <w:lvlJc w:val="left"/>
      <w:pPr>
        <w:tabs>
          <w:tab w:val="num" w:pos="7200"/>
        </w:tabs>
        <w:ind w:left="7200" w:hanging="360"/>
      </w:pPr>
      <w:rPr>
        <w:rFonts w:hint="default" w:ascii="Wingdings" w:hAnsi="Wingdings"/>
        <w:sz w:val="20"/>
      </w:rPr>
    </w:lvl>
    <w:lvl w:ilvl="7">
      <w:start w:val="1"/>
      <w:numFmt w:val="bullet"/>
      <w:lvlText w:val=""/>
      <w:lvlJc w:val="left"/>
      <w:pPr>
        <w:tabs>
          <w:tab w:val="num" w:pos="7920"/>
        </w:tabs>
        <w:ind w:left="7920" w:hanging="360"/>
      </w:pPr>
      <w:rPr>
        <w:rFonts w:hint="default" w:ascii="Wingdings" w:hAnsi="Wingdings"/>
        <w:sz w:val="20"/>
      </w:rPr>
    </w:lvl>
    <w:lvl w:ilvl="8">
      <w:start w:val="1"/>
      <w:numFmt w:val="bullet"/>
      <w:lvlText w:val=""/>
      <w:lvlJc w:val="left"/>
      <w:pPr>
        <w:tabs>
          <w:tab w:val="num" w:pos="8640"/>
        </w:tabs>
        <w:ind w:left="8640" w:hanging="360"/>
      </w:pPr>
      <w:rPr>
        <w:rFonts w:hint="default" w:ascii="Wingdings" w:hAnsi="Wingdings"/>
        <w:sz w:val="20"/>
      </w:rPr>
    </w:lvl>
  </w:abstractNum>
  <w:abstractNum w:abstractNumId="21" w15:restartNumberingAfterBreak="0">
    <w:nsid w:val="321224F8"/>
    <w:multiLevelType w:val="hybridMultilevel"/>
    <w:tmpl w:val="D1F414A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2" w15:restartNumberingAfterBreak="0">
    <w:nsid w:val="321F0B0E"/>
    <w:multiLevelType w:val="hybridMultilevel"/>
    <w:tmpl w:val="82AA315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3" w15:restartNumberingAfterBreak="0">
    <w:nsid w:val="32300DE0"/>
    <w:multiLevelType w:val="multilevel"/>
    <w:tmpl w:val="DDFC9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3F03A57"/>
    <w:multiLevelType w:val="multilevel"/>
    <w:tmpl w:val="C35E6D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416789F"/>
    <w:multiLevelType w:val="hybridMultilevel"/>
    <w:tmpl w:val="71E84F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6" w15:restartNumberingAfterBreak="0">
    <w:nsid w:val="355A03DA"/>
    <w:multiLevelType w:val="multilevel"/>
    <w:tmpl w:val="F8EE69B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7" w15:restartNumberingAfterBreak="0">
    <w:nsid w:val="358F76F6"/>
    <w:multiLevelType w:val="multilevel"/>
    <w:tmpl w:val="063A33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64005F"/>
    <w:multiLevelType w:val="hybridMultilevel"/>
    <w:tmpl w:val="BE80D8D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9" w15:restartNumberingAfterBreak="0">
    <w:nsid w:val="3C030FDF"/>
    <w:multiLevelType w:val="multilevel"/>
    <w:tmpl w:val="61767D36"/>
    <w:lvl w:ilvl="0">
      <w:numFmt w:val="decimal"/>
      <w:lvlText w:val=""/>
      <w:lvlJc w:val="left"/>
      <w:pPr>
        <w:tabs>
          <w:tab w:val="num" w:pos="450"/>
        </w:tabs>
        <w:ind w:left="450" w:hanging="360"/>
      </w:pPr>
      <w:rPr>
        <w:rFonts w:hint="default" w:ascii="Symbol" w:hAnsi="Symbol"/>
        <w:sz w:val="20"/>
      </w:rPr>
    </w:lvl>
    <w:lvl w:ilvl="1">
      <w:start w:val="6"/>
      <w:numFmt w:val="decimal"/>
      <w:lvlText w:val="%2."/>
      <w:lvlJc w:val="left"/>
      <w:pPr>
        <w:ind w:left="360" w:hanging="360"/>
      </w:pPr>
    </w:lvl>
    <w:lvl w:ilvl="2">
      <w:numFmt w:val="decimal"/>
      <w:lvlText w:val=""/>
      <w:lvlJc w:val="left"/>
      <w:pPr>
        <w:tabs>
          <w:tab w:val="num" w:pos="2160"/>
        </w:tabs>
        <w:ind w:left="2160" w:hanging="360"/>
      </w:pPr>
      <w:rPr>
        <w:rFonts w:hint="default" w:ascii="Wingdings" w:hAnsi="Wingdings"/>
        <w:sz w:val="20"/>
      </w:rPr>
    </w:lvl>
    <w:lvl w:ilvl="3">
      <w:numFmt w:val="decimal"/>
      <w:lvlText w:val=""/>
      <w:lvlJc w:val="left"/>
      <w:pPr>
        <w:tabs>
          <w:tab w:val="num" w:pos="2880"/>
        </w:tabs>
        <w:ind w:left="2880" w:hanging="360"/>
      </w:pPr>
      <w:rPr>
        <w:rFonts w:hint="default" w:ascii="Wingdings" w:hAnsi="Wingdings"/>
        <w:sz w:val="20"/>
      </w:rPr>
    </w:lvl>
    <w:lvl w:ilvl="4">
      <w:numFmt w:val="decimal"/>
      <w:lvlText w:val=""/>
      <w:lvlJc w:val="left"/>
      <w:pPr>
        <w:tabs>
          <w:tab w:val="num" w:pos="3600"/>
        </w:tabs>
        <w:ind w:left="3600" w:hanging="360"/>
      </w:pPr>
      <w:rPr>
        <w:rFonts w:hint="default" w:ascii="Wingdings" w:hAnsi="Wingdings"/>
        <w:sz w:val="20"/>
      </w:rPr>
    </w:lvl>
    <w:lvl w:ilvl="5">
      <w:numFmt w:val="decimal"/>
      <w:lvlText w:val=""/>
      <w:lvlJc w:val="left"/>
      <w:pPr>
        <w:tabs>
          <w:tab w:val="num" w:pos="4320"/>
        </w:tabs>
        <w:ind w:left="4320" w:hanging="360"/>
      </w:pPr>
      <w:rPr>
        <w:rFonts w:hint="default" w:ascii="Wingdings" w:hAnsi="Wingdings"/>
        <w:sz w:val="20"/>
      </w:rPr>
    </w:lvl>
    <w:lvl w:ilvl="6">
      <w:numFmt w:val="decimal"/>
      <w:lvlText w:val=""/>
      <w:lvlJc w:val="left"/>
      <w:pPr>
        <w:tabs>
          <w:tab w:val="num" w:pos="5040"/>
        </w:tabs>
        <w:ind w:left="5040" w:hanging="360"/>
      </w:pPr>
      <w:rPr>
        <w:rFonts w:hint="default" w:ascii="Wingdings" w:hAnsi="Wingdings"/>
        <w:sz w:val="20"/>
      </w:rPr>
    </w:lvl>
    <w:lvl w:ilvl="7">
      <w:numFmt w:val="decimal"/>
      <w:lvlText w:val=""/>
      <w:lvlJc w:val="left"/>
      <w:pPr>
        <w:tabs>
          <w:tab w:val="num" w:pos="5760"/>
        </w:tabs>
        <w:ind w:left="5760" w:hanging="360"/>
      </w:pPr>
      <w:rPr>
        <w:rFonts w:hint="default" w:ascii="Wingdings" w:hAnsi="Wingdings"/>
        <w:sz w:val="20"/>
      </w:rPr>
    </w:lvl>
    <w:lvl w:ilvl="8">
      <w:numFmt w:val="decimal"/>
      <w:lvlText w:val=""/>
      <w:lvlJc w:val="left"/>
      <w:pPr>
        <w:tabs>
          <w:tab w:val="num" w:pos="6480"/>
        </w:tabs>
        <w:ind w:left="6480" w:hanging="360"/>
      </w:pPr>
      <w:rPr>
        <w:rFonts w:hint="default" w:ascii="Wingdings" w:hAnsi="Wingdings"/>
        <w:sz w:val="20"/>
      </w:rPr>
    </w:lvl>
  </w:abstractNum>
  <w:abstractNum w:abstractNumId="30" w15:restartNumberingAfterBreak="0">
    <w:nsid w:val="3C7C3391"/>
    <w:multiLevelType w:val="hybridMultilevel"/>
    <w:tmpl w:val="1F729C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1" w15:restartNumberingAfterBreak="0">
    <w:nsid w:val="3E2A0FFA"/>
    <w:multiLevelType w:val="hybridMultilevel"/>
    <w:tmpl w:val="31B081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2" w15:restartNumberingAfterBreak="0">
    <w:nsid w:val="42475A01"/>
    <w:multiLevelType w:val="hybridMultilevel"/>
    <w:tmpl w:val="4B80036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3" w15:restartNumberingAfterBreak="0">
    <w:nsid w:val="4377606D"/>
    <w:multiLevelType w:val="multilevel"/>
    <w:tmpl w:val="05585D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4B059EB"/>
    <w:multiLevelType w:val="multilevel"/>
    <w:tmpl w:val="9BE88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81179CD"/>
    <w:multiLevelType w:val="hybridMultilevel"/>
    <w:tmpl w:val="F8AA2A5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6" w15:restartNumberingAfterBreak="0">
    <w:nsid w:val="4A172B71"/>
    <w:multiLevelType w:val="multilevel"/>
    <w:tmpl w:val="F6EA0756"/>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cs="Times New Roman"/>
        <w:sz w:val="20"/>
      </w:rPr>
    </w:lvl>
    <w:lvl w:ilvl="2">
      <w:start w:val="1"/>
      <w:numFmt w:val="bullet"/>
      <w:lvlText w:val=""/>
      <w:lvlJc w:val="left"/>
      <w:pPr>
        <w:tabs>
          <w:tab w:val="num" w:pos="2520"/>
        </w:tabs>
        <w:ind w:left="2520" w:hanging="360"/>
      </w:pPr>
      <w:rPr>
        <w:rFonts w:hint="default" w:ascii="Wingdings" w:hAnsi="Wingdings"/>
        <w:sz w:val="20"/>
      </w:rPr>
    </w:lvl>
    <w:lvl w:ilvl="3">
      <w:start w:val="1"/>
      <w:numFmt w:val="bullet"/>
      <w:lvlText w:val=""/>
      <w:lvlJc w:val="left"/>
      <w:pPr>
        <w:tabs>
          <w:tab w:val="num" w:pos="3240"/>
        </w:tabs>
        <w:ind w:left="3240" w:hanging="360"/>
      </w:pPr>
      <w:rPr>
        <w:rFonts w:hint="default" w:ascii="Wingdings" w:hAnsi="Wingdings"/>
        <w:sz w:val="20"/>
      </w:rPr>
    </w:lvl>
    <w:lvl w:ilvl="4">
      <w:start w:val="1"/>
      <w:numFmt w:val="bullet"/>
      <w:lvlText w:val=""/>
      <w:lvlJc w:val="left"/>
      <w:pPr>
        <w:tabs>
          <w:tab w:val="num" w:pos="3960"/>
        </w:tabs>
        <w:ind w:left="3960" w:hanging="360"/>
      </w:pPr>
      <w:rPr>
        <w:rFonts w:hint="default" w:ascii="Wingdings" w:hAnsi="Wingdings"/>
        <w:sz w:val="20"/>
      </w:rPr>
    </w:lvl>
    <w:lvl w:ilvl="5">
      <w:start w:val="1"/>
      <w:numFmt w:val="bullet"/>
      <w:lvlText w:val=""/>
      <w:lvlJc w:val="left"/>
      <w:pPr>
        <w:tabs>
          <w:tab w:val="num" w:pos="4680"/>
        </w:tabs>
        <w:ind w:left="4680" w:hanging="360"/>
      </w:pPr>
      <w:rPr>
        <w:rFonts w:hint="default" w:ascii="Wingdings" w:hAnsi="Wingdings"/>
        <w:sz w:val="20"/>
      </w:rPr>
    </w:lvl>
    <w:lvl w:ilvl="6">
      <w:start w:val="1"/>
      <w:numFmt w:val="bullet"/>
      <w:lvlText w:val=""/>
      <w:lvlJc w:val="left"/>
      <w:pPr>
        <w:tabs>
          <w:tab w:val="num" w:pos="5400"/>
        </w:tabs>
        <w:ind w:left="5400" w:hanging="360"/>
      </w:pPr>
      <w:rPr>
        <w:rFonts w:hint="default" w:ascii="Wingdings" w:hAnsi="Wingdings"/>
        <w:sz w:val="20"/>
      </w:rPr>
    </w:lvl>
    <w:lvl w:ilvl="7">
      <w:start w:val="1"/>
      <w:numFmt w:val="bullet"/>
      <w:lvlText w:val=""/>
      <w:lvlJc w:val="left"/>
      <w:pPr>
        <w:tabs>
          <w:tab w:val="num" w:pos="6120"/>
        </w:tabs>
        <w:ind w:left="6120" w:hanging="360"/>
      </w:pPr>
      <w:rPr>
        <w:rFonts w:hint="default" w:ascii="Wingdings" w:hAnsi="Wingdings"/>
        <w:sz w:val="20"/>
      </w:rPr>
    </w:lvl>
    <w:lvl w:ilvl="8">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4E0017C3"/>
    <w:multiLevelType w:val="multilevel"/>
    <w:tmpl w:val="CE0E8C46"/>
    <w:lvl w:ilvl="0">
      <w:start w:val="1"/>
      <w:numFmt w:val="bullet"/>
      <w:lvlText w:val=""/>
      <w:lvlJc w:val="left"/>
      <w:pPr>
        <w:tabs>
          <w:tab w:val="num" w:pos="1440"/>
        </w:tabs>
        <w:ind w:left="1440" w:hanging="360"/>
      </w:pPr>
      <w:rPr>
        <w:rFonts w:hint="default" w:ascii="Symbol" w:hAnsi="Symbol"/>
        <w:sz w:val="20"/>
      </w:rPr>
    </w:lvl>
    <w:lvl w:ilvl="1">
      <w:start w:val="1"/>
      <w:numFmt w:val="bullet"/>
      <w:lvlText w:val="o"/>
      <w:lvlJc w:val="left"/>
      <w:pPr>
        <w:tabs>
          <w:tab w:val="num" w:pos="1980"/>
        </w:tabs>
        <w:ind w:left="1980" w:hanging="360"/>
      </w:pPr>
      <w:rPr>
        <w:rFonts w:hint="default" w:ascii="Courier New" w:hAnsi="Courier New" w:cs="Times New Roman"/>
        <w:sz w:val="20"/>
      </w:rPr>
    </w:lvl>
    <w:lvl w:ilvl="2">
      <w:start w:val="1"/>
      <w:numFmt w:val="bullet"/>
      <w:lvlText w:val=""/>
      <w:lvlJc w:val="left"/>
      <w:pPr>
        <w:tabs>
          <w:tab w:val="num" w:pos="3240"/>
        </w:tabs>
        <w:ind w:left="3240" w:hanging="360"/>
      </w:pPr>
      <w:rPr>
        <w:rFonts w:hint="default" w:ascii="Wingdings" w:hAnsi="Wingdings"/>
        <w:sz w:val="20"/>
      </w:rPr>
    </w:lvl>
    <w:lvl w:ilvl="3">
      <w:start w:val="1"/>
      <w:numFmt w:val="bullet"/>
      <w:lvlText w:val=""/>
      <w:lvlJc w:val="left"/>
      <w:pPr>
        <w:tabs>
          <w:tab w:val="num" w:pos="3960"/>
        </w:tabs>
        <w:ind w:left="3960" w:hanging="360"/>
      </w:pPr>
      <w:rPr>
        <w:rFonts w:hint="default" w:ascii="Wingdings" w:hAnsi="Wingdings"/>
        <w:sz w:val="20"/>
      </w:rPr>
    </w:lvl>
    <w:lvl w:ilvl="4">
      <w:start w:val="1"/>
      <w:numFmt w:val="bullet"/>
      <w:lvlText w:val=""/>
      <w:lvlJc w:val="left"/>
      <w:pPr>
        <w:tabs>
          <w:tab w:val="num" w:pos="4680"/>
        </w:tabs>
        <w:ind w:left="4680" w:hanging="360"/>
      </w:pPr>
      <w:rPr>
        <w:rFonts w:hint="default" w:ascii="Wingdings" w:hAnsi="Wingdings"/>
        <w:sz w:val="20"/>
      </w:rPr>
    </w:lvl>
    <w:lvl w:ilvl="5">
      <w:start w:val="1"/>
      <w:numFmt w:val="bullet"/>
      <w:lvlText w:val=""/>
      <w:lvlJc w:val="left"/>
      <w:pPr>
        <w:tabs>
          <w:tab w:val="num" w:pos="5400"/>
        </w:tabs>
        <w:ind w:left="5400" w:hanging="360"/>
      </w:pPr>
      <w:rPr>
        <w:rFonts w:hint="default" w:ascii="Wingdings" w:hAnsi="Wingdings"/>
        <w:sz w:val="20"/>
      </w:rPr>
    </w:lvl>
    <w:lvl w:ilvl="6">
      <w:start w:val="1"/>
      <w:numFmt w:val="bullet"/>
      <w:lvlText w:val=""/>
      <w:lvlJc w:val="left"/>
      <w:pPr>
        <w:tabs>
          <w:tab w:val="num" w:pos="6120"/>
        </w:tabs>
        <w:ind w:left="6120" w:hanging="360"/>
      </w:pPr>
      <w:rPr>
        <w:rFonts w:hint="default" w:ascii="Wingdings" w:hAnsi="Wingdings"/>
        <w:sz w:val="20"/>
      </w:rPr>
    </w:lvl>
    <w:lvl w:ilvl="7">
      <w:start w:val="1"/>
      <w:numFmt w:val="bullet"/>
      <w:lvlText w:val=""/>
      <w:lvlJc w:val="left"/>
      <w:pPr>
        <w:tabs>
          <w:tab w:val="num" w:pos="6840"/>
        </w:tabs>
        <w:ind w:left="6840" w:hanging="360"/>
      </w:pPr>
      <w:rPr>
        <w:rFonts w:hint="default" w:ascii="Wingdings" w:hAnsi="Wingdings"/>
        <w:sz w:val="20"/>
      </w:rPr>
    </w:lvl>
    <w:lvl w:ilvl="8">
      <w:start w:val="1"/>
      <w:numFmt w:val="bullet"/>
      <w:lvlText w:val=""/>
      <w:lvlJc w:val="left"/>
      <w:pPr>
        <w:tabs>
          <w:tab w:val="num" w:pos="7560"/>
        </w:tabs>
        <w:ind w:left="7560" w:hanging="360"/>
      </w:pPr>
      <w:rPr>
        <w:rFonts w:hint="default" w:ascii="Wingdings" w:hAnsi="Wingdings"/>
        <w:sz w:val="20"/>
      </w:rPr>
    </w:lvl>
  </w:abstractNum>
  <w:abstractNum w:abstractNumId="38" w15:restartNumberingAfterBreak="0">
    <w:nsid w:val="53E77C8F"/>
    <w:multiLevelType w:val="multilevel"/>
    <w:tmpl w:val="7CA67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5387CC8"/>
    <w:multiLevelType w:val="hybridMultilevel"/>
    <w:tmpl w:val="B1EAD5A0"/>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40" w15:restartNumberingAfterBreak="0">
    <w:nsid w:val="570C1D9B"/>
    <w:multiLevelType w:val="multilevel"/>
    <w:tmpl w:val="FACE3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A0B2BF6"/>
    <w:multiLevelType w:val="multilevel"/>
    <w:tmpl w:val="60AC3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D7B089C"/>
    <w:multiLevelType w:val="multilevel"/>
    <w:tmpl w:val="E146E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5F07F8C"/>
    <w:multiLevelType w:val="hybridMultilevel"/>
    <w:tmpl w:val="F204168E"/>
    <w:lvl w:ilvl="0" w:tplc="C1CA0E76">
      <w:start w:val="1"/>
      <w:numFmt w:val="bullet"/>
      <w:lvlText w:val=""/>
      <w:lvlJc w:val="left"/>
      <w:pPr>
        <w:ind w:left="720" w:hanging="360"/>
      </w:pPr>
      <w:rPr>
        <w:rFonts w:ascii="Symbol" w:hAnsi="Symbol"/>
      </w:rPr>
    </w:lvl>
    <w:lvl w:ilvl="1" w:tplc="3C668582">
      <w:start w:val="1"/>
      <w:numFmt w:val="bullet"/>
      <w:lvlText w:val=""/>
      <w:lvlJc w:val="left"/>
      <w:pPr>
        <w:ind w:left="720" w:hanging="360"/>
      </w:pPr>
      <w:rPr>
        <w:rFonts w:ascii="Symbol" w:hAnsi="Symbol"/>
      </w:rPr>
    </w:lvl>
    <w:lvl w:ilvl="2" w:tplc="55E6D39C">
      <w:start w:val="1"/>
      <w:numFmt w:val="bullet"/>
      <w:lvlText w:val=""/>
      <w:lvlJc w:val="left"/>
      <w:pPr>
        <w:ind w:left="720" w:hanging="360"/>
      </w:pPr>
      <w:rPr>
        <w:rFonts w:ascii="Symbol" w:hAnsi="Symbol"/>
      </w:rPr>
    </w:lvl>
    <w:lvl w:ilvl="3" w:tplc="7E32BF9C">
      <w:start w:val="1"/>
      <w:numFmt w:val="bullet"/>
      <w:lvlText w:val=""/>
      <w:lvlJc w:val="left"/>
      <w:pPr>
        <w:ind w:left="720" w:hanging="360"/>
      </w:pPr>
      <w:rPr>
        <w:rFonts w:ascii="Symbol" w:hAnsi="Symbol"/>
      </w:rPr>
    </w:lvl>
    <w:lvl w:ilvl="4" w:tplc="46245C74">
      <w:start w:val="1"/>
      <w:numFmt w:val="bullet"/>
      <w:lvlText w:val=""/>
      <w:lvlJc w:val="left"/>
      <w:pPr>
        <w:ind w:left="720" w:hanging="360"/>
      </w:pPr>
      <w:rPr>
        <w:rFonts w:ascii="Symbol" w:hAnsi="Symbol"/>
      </w:rPr>
    </w:lvl>
    <w:lvl w:ilvl="5" w:tplc="21CE3398">
      <w:start w:val="1"/>
      <w:numFmt w:val="bullet"/>
      <w:lvlText w:val=""/>
      <w:lvlJc w:val="left"/>
      <w:pPr>
        <w:ind w:left="720" w:hanging="360"/>
      </w:pPr>
      <w:rPr>
        <w:rFonts w:ascii="Symbol" w:hAnsi="Symbol"/>
      </w:rPr>
    </w:lvl>
    <w:lvl w:ilvl="6" w:tplc="B934A604">
      <w:start w:val="1"/>
      <w:numFmt w:val="bullet"/>
      <w:lvlText w:val=""/>
      <w:lvlJc w:val="left"/>
      <w:pPr>
        <w:ind w:left="720" w:hanging="360"/>
      </w:pPr>
      <w:rPr>
        <w:rFonts w:ascii="Symbol" w:hAnsi="Symbol"/>
      </w:rPr>
    </w:lvl>
    <w:lvl w:ilvl="7" w:tplc="96CCA34E">
      <w:start w:val="1"/>
      <w:numFmt w:val="bullet"/>
      <w:lvlText w:val=""/>
      <w:lvlJc w:val="left"/>
      <w:pPr>
        <w:ind w:left="720" w:hanging="360"/>
      </w:pPr>
      <w:rPr>
        <w:rFonts w:ascii="Symbol" w:hAnsi="Symbol"/>
      </w:rPr>
    </w:lvl>
    <w:lvl w:ilvl="8" w:tplc="80F6BCCC">
      <w:start w:val="1"/>
      <w:numFmt w:val="bullet"/>
      <w:lvlText w:val=""/>
      <w:lvlJc w:val="left"/>
      <w:pPr>
        <w:ind w:left="720" w:hanging="360"/>
      </w:pPr>
      <w:rPr>
        <w:rFonts w:ascii="Symbol" w:hAnsi="Symbol"/>
      </w:rPr>
    </w:lvl>
  </w:abstractNum>
  <w:abstractNum w:abstractNumId="44" w15:restartNumberingAfterBreak="0">
    <w:nsid w:val="661F08E7"/>
    <w:multiLevelType w:val="multilevel"/>
    <w:tmpl w:val="73A640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65D51E2"/>
    <w:multiLevelType w:val="hybridMultilevel"/>
    <w:tmpl w:val="92A899F2"/>
    <w:lvl w:ilvl="0" w:tplc="04090003">
      <w:start w:val="1"/>
      <w:numFmt w:val="bullet"/>
      <w:lvlText w:val="o"/>
      <w:lvlJc w:val="left"/>
      <w:pPr>
        <w:ind w:left="1080" w:hanging="360"/>
      </w:pPr>
      <w:rPr>
        <w:rFonts w:hint="default" w:ascii="Courier New" w:hAnsi="Courier New" w:cs="Courier New"/>
      </w:rPr>
    </w:lvl>
    <w:lvl w:ilvl="1" w:tplc="FFFFFFFF">
      <w:start w:val="1"/>
      <w:numFmt w:val="bullet"/>
      <w:lvlText w:val="o"/>
      <w:lvlJc w:val="left"/>
      <w:pPr>
        <w:ind w:left="1800" w:hanging="360"/>
      </w:pPr>
      <w:rPr>
        <w:rFonts w:hint="default" w:ascii="Courier New" w:hAnsi="Courier New" w:cs="Courier New"/>
      </w:rPr>
    </w:lvl>
    <w:lvl w:ilvl="2" w:tplc="FFFFFFFF">
      <w:start w:val="1"/>
      <w:numFmt w:val="bullet"/>
      <w:lvlText w:val=""/>
      <w:lvlJc w:val="left"/>
      <w:pPr>
        <w:ind w:left="2520" w:hanging="360"/>
      </w:pPr>
      <w:rPr>
        <w:rFonts w:hint="default" w:ascii="Wingdings" w:hAnsi="Wingdings"/>
      </w:rPr>
    </w:lvl>
    <w:lvl w:ilvl="3" w:tplc="FFFFFFFF">
      <w:start w:val="1"/>
      <w:numFmt w:val="bullet"/>
      <w:lvlText w:val=""/>
      <w:lvlJc w:val="left"/>
      <w:pPr>
        <w:ind w:left="3240" w:hanging="360"/>
      </w:pPr>
      <w:rPr>
        <w:rFonts w:hint="default" w:ascii="Symbol" w:hAnsi="Symbol"/>
      </w:rPr>
    </w:lvl>
    <w:lvl w:ilvl="4" w:tplc="FFFFFFFF">
      <w:start w:val="1"/>
      <w:numFmt w:val="bullet"/>
      <w:lvlText w:val="o"/>
      <w:lvlJc w:val="left"/>
      <w:pPr>
        <w:ind w:left="3960" w:hanging="360"/>
      </w:pPr>
      <w:rPr>
        <w:rFonts w:hint="default" w:ascii="Courier New" w:hAnsi="Courier New" w:cs="Courier New"/>
      </w:rPr>
    </w:lvl>
    <w:lvl w:ilvl="5" w:tplc="FFFFFFFF">
      <w:start w:val="1"/>
      <w:numFmt w:val="bullet"/>
      <w:lvlText w:val=""/>
      <w:lvlJc w:val="left"/>
      <w:pPr>
        <w:ind w:left="4680" w:hanging="360"/>
      </w:pPr>
      <w:rPr>
        <w:rFonts w:hint="default" w:ascii="Wingdings" w:hAnsi="Wingdings"/>
      </w:rPr>
    </w:lvl>
    <w:lvl w:ilvl="6" w:tplc="FFFFFFFF">
      <w:start w:val="1"/>
      <w:numFmt w:val="bullet"/>
      <w:lvlText w:val=""/>
      <w:lvlJc w:val="left"/>
      <w:pPr>
        <w:ind w:left="5400" w:hanging="360"/>
      </w:pPr>
      <w:rPr>
        <w:rFonts w:hint="default" w:ascii="Symbol" w:hAnsi="Symbol"/>
      </w:rPr>
    </w:lvl>
    <w:lvl w:ilvl="7" w:tplc="FFFFFFFF">
      <w:start w:val="1"/>
      <w:numFmt w:val="bullet"/>
      <w:lvlText w:val="o"/>
      <w:lvlJc w:val="left"/>
      <w:pPr>
        <w:ind w:left="6120" w:hanging="360"/>
      </w:pPr>
      <w:rPr>
        <w:rFonts w:hint="default" w:ascii="Courier New" w:hAnsi="Courier New" w:cs="Courier New"/>
      </w:rPr>
    </w:lvl>
    <w:lvl w:ilvl="8" w:tplc="FFFFFFFF">
      <w:start w:val="1"/>
      <w:numFmt w:val="bullet"/>
      <w:lvlText w:val=""/>
      <w:lvlJc w:val="left"/>
      <w:pPr>
        <w:ind w:left="6840" w:hanging="360"/>
      </w:pPr>
      <w:rPr>
        <w:rFonts w:hint="default" w:ascii="Wingdings" w:hAnsi="Wingdings"/>
      </w:rPr>
    </w:lvl>
  </w:abstractNum>
  <w:abstractNum w:abstractNumId="46" w15:restartNumberingAfterBreak="0">
    <w:nsid w:val="69FA6115"/>
    <w:multiLevelType w:val="hybridMultilevel"/>
    <w:tmpl w:val="62140E6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7" w15:restartNumberingAfterBreak="0">
    <w:nsid w:val="6C6C3CEC"/>
    <w:multiLevelType w:val="multilevel"/>
    <w:tmpl w:val="BC0E16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10814F7"/>
    <w:multiLevelType w:val="multilevel"/>
    <w:tmpl w:val="DF9270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159341C"/>
    <w:multiLevelType w:val="hybridMultilevel"/>
    <w:tmpl w:val="363C2DC4"/>
    <w:lvl w:ilvl="0" w:tplc="04090001">
      <w:start w:val="1"/>
      <w:numFmt w:val="bullet"/>
      <w:lvlText w:val=""/>
      <w:lvlJc w:val="left"/>
      <w:pPr>
        <w:ind w:left="45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0" w15:restartNumberingAfterBreak="0">
    <w:nsid w:val="72784545"/>
    <w:multiLevelType w:val="multilevel"/>
    <w:tmpl w:val="3FDAD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2D244DC"/>
    <w:multiLevelType w:val="multilevel"/>
    <w:tmpl w:val="F71EF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9AE5002"/>
    <w:multiLevelType w:val="multilevel"/>
    <w:tmpl w:val="6748AFC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D8E0388"/>
    <w:multiLevelType w:val="multilevel"/>
    <w:tmpl w:val="CE0E8C46"/>
    <w:lvl w:ilvl="0">
      <w:start w:val="1"/>
      <w:numFmt w:val="bullet"/>
      <w:lvlText w:val=""/>
      <w:lvlJc w:val="left"/>
      <w:pPr>
        <w:tabs>
          <w:tab w:val="num" w:pos="360"/>
        </w:tabs>
        <w:ind w:left="360" w:hanging="360"/>
      </w:pPr>
      <w:rPr>
        <w:rFonts w:hint="default" w:ascii="Symbol" w:hAnsi="Symbol"/>
        <w:sz w:val="20"/>
      </w:rPr>
    </w:lvl>
    <w:lvl w:ilvl="1">
      <w:start w:val="1"/>
      <w:numFmt w:val="bullet"/>
      <w:lvlText w:val="o"/>
      <w:lvlJc w:val="left"/>
      <w:pPr>
        <w:tabs>
          <w:tab w:val="num" w:pos="900"/>
        </w:tabs>
        <w:ind w:left="90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DB86148"/>
    <w:multiLevelType w:val="hybridMultilevel"/>
    <w:tmpl w:val="BE207A8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16cid:durableId="188183201">
    <w:abstractNumId w:val="28"/>
    <w:lvlOverride w:ilvl="0"/>
    <w:lvlOverride w:ilvl="1"/>
    <w:lvlOverride w:ilvl="2"/>
    <w:lvlOverride w:ilvl="3"/>
    <w:lvlOverride w:ilvl="4"/>
    <w:lvlOverride w:ilvl="5"/>
    <w:lvlOverride w:ilvl="6"/>
    <w:lvlOverride w:ilvl="7"/>
    <w:lvlOverride w:ilvl="8"/>
  </w:num>
  <w:num w:numId="2" w16cid:durableId="330370668">
    <w:abstractNumId w:val="24"/>
    <w:lvlOverride w:ilvl="0"/>
    <w:lvlOverride w:ilvl="1"/>
    <w:lvlOverride w:ilvl="2"/>
    <w:lvlOverride w:ilvl="3"/>
    <w:lvlOverride w:ilvl="4"/>
    <w:lvlOverride w:ilvl="5"/>
    <w:lvlOverride w:ilvl="6"/>
    <w:lvlOverride w:ilvl="7"/>
    <w:lvlOverride w:ilvl="8"/>
  </w:num>
  <w:num w:numId="3" w16cid:durableId="498809911">
    <w:abstractNumId w:val="47"/>
    <w:lvlOverride w:ilvl="0"/>
    <w:lvlOverride w:ilvl="1"/>
    <w:lvlOverride w:ilvl="2"/>
    <w:lvlOverride w:ilvl="3"/>
    <w:lvlOverride w:ilvl="4"/>
    <w:lvlOverride w:ilvl="5"/>
    <w:lvlOverride w:ilvl="6"/>
    <w:lvlOverride w:ilvl="7"/>
    <w:lvlOverride w:ilvl="8"/>
  </w:num>
  <w:num w:numId="4" w16cid:durableId="1491631879">
    <w:abstractNumId w:val="18"/>
    <w:lvlOverride w:ilvl="0"/>
    <w:lvlOverride w:ilvl="1"/>
    <w:lvlOverride w:ilvl="2"/>
    <w:lvlOverride w:ilvl="3"/>
    <w:lvlOverride w:ilvl="4"/>
    <w:lvlOverride w:ilvl="5"/>
    <w:lvlOverride w:ilvl="6"/>
    <w:lvlOverride w:ilvl="7"/>
    <w:lvlOverride w:ilvl="8"/>
  </w:num>
  <w:num w:numId="5" w16cid:durableId="635598212">
    <w:abstractNumId w:val="13"/>
    <w:lvlOverride w:ilvl="0"/>
    <w:lvlOverride w:ilvl="1"/>
    <w:lvlOverride w:ilvl="2"/>
    <w:lvlOverride w:ilvl="3"/>
    <w:lvlOverride w:ilvl="4"/>
    <w:lvlOverride w:ilvl="5"/>
    <w:lvlOverride w:ilvl="6"/>
    <w:lvlOverride w:ilvl="7"/>
    <w:lvlOverride w:ilvl="8"/>
  </w:num>
  <w:num w:numId="6" w16cid:durableId="9188756">
    <w:abstractNumId w:val="46"/>
    <w:lvlOverride w:ilvl="0"/>
    <w:lvlOverride w:ilvl="1"/>
    <w:lvlOverride w:ilvl="2"/>
    <w:lvlOverride w:ilvl="3"/>
    <w:lvlOverride w:ilvl="4"/>
    <w:lvlOverride w:ilvl="5"/>
    <w:lvlOverride w:ilvl="6"/>
    <w:lvlOverride w:ilvl="7"/>
    <w:lvlOverride w:ilvl="8"/>
  </w:num>
  <w:num w:numId="7" w16cid:durableId="1891378463">
    <w:abstractNumId w:val="16"/>
    <w:lvlOverride w:ilvl="0"/>
    <w:lvlOverride w:ilvl="1"/>
    <w:lvlOverride w:ilvl="2"/>
    <w:lvlOverride w:ilvl="3"/>
    <w:lvlOverride w:ilvl="4"/>
    <w:lvlOverride w:ilvl="5"/>
    <w:lvlOverride w:ilvl="6"/>
    <w:lvlOverride w:ilvl="7"/>
    <w:lvlOverride w:ilvl="8"/>
  </w:num>
  <w:num w:numId="8" w16cid:durableId="126120978">
    <w:abstractNumId w:val="44"/>
    <w:lvlOverride w:ilvl="0"/>
    <w:lvlOverride w:ilvl="1"/>
    <w:lvlOverride w:ilvl="2"/>
    <w:lvlOverride w:ilvl="3"/>
    <w:lvlOverride w:ilvl="4"/>
    <w:lvlOverride w:ilvl="5"/>
    <w:lvlOverride w:ilvl="6"/>
    <w:lvlOverride w:ilvl="7"/>
    <w:lvlOverride w:ilvl="8"/>
  </w:num>
  <w:num w:numId="9" w16cid:durableId="77529491">
    <w:abstractNumId w:val="52"/>
    <w:lvlOverride w:ilvl="0"/>
    <w:lvlOverride w:ilvl="1"/>
    <w:lvlOverride w:ilvl="2"/>
    <w:lvlOverride w:ilvl="3"/>
    <w:lvlOverride w:ilvl="4"/>
    <w:lvlOverride w:ilvl="5"/>
    <w:lvlOverride w:ilvl="6"/>
    <w:lvlOverride w:ilvl="7"/>
    <w:lvlOverride w:ilvl="8"/>
  </w:num>
  <w:num w:numId="10" w16cid:durableId="1489244830">
    <w:abstractNumId w:val="0"/>
    <w:lvlOverride w:ilvl="0"/>
    <w:lvlOverride w:ilvl="1"/>
    <w:lvlOverride w:ilvl="2"/>
    <w:lvlOverride w:ilvl="3"/>
    <w:lvlOverride w:ilvl="4"/>
    <w:lvlOverride w:ilvl="5"/>
    <w:lvlOverride w:ilvl="6"/>
    <w:lvlOverride w:ilvl="7"/>
    <w:lvlOverride w:ilvl="8"/>
  </w:num>
  <w:num w:numId="11" w16cid:durableId="379289326">
    <w:abstractNumId w:val="5"/>
    <w:lvlOverride w:ilvl="0"/>
    <w:lvlOverride w:ilvl="1"/>
    <w:lvlOverride w:ilvl="2"/>
    <w:lvlOverride w:ilvl="3"/>
    <w:lvlOverride w:ilvl="4"/>
    <w:lvlOverride w:ilvl="5"/>
    <w:lvlOverride w:ilvl="6"/>
    <w:lvlOverride w:ilvl="7"/>
    <w:lvlOverride w:ilvl="8"/>
  </w:num>
  <w:num w:numId="12" w16cid:durableId="1916626166">
    <w:abstractNumId w:val="31"/>
    <w:lvlOverride w:ilvl="0"/>
    <w:lvlOverride w:ilvl="1"/>
    <w:lvlOverride w:ilvl="2"/>
    <w:lvlOverride w:ilvl="3"/>
    <w:lvlOverride w:ilvl="4"/>
    <w:lvlOverride w:ilvl="5"/>
    <w:lvlOverride w:ilvl="6"/>
    <w:lvlOverride w:ilvl="7"/>
    <w:lvlOverride w:ilvl="8"/>
  </w:num>
  <w:num w:numId="13" w16cid:durableId="755589371">
    <w:abstractNumId w:val="21"/>
    <w:lvlOverride w:ilvl="0"/>
    <w:lvlOverride w:ilvl="1"/>
    <w:lvlOverride w:ilvl="2"/>
    <w:lvlOverride w:ilvl="3"/>
    <w:lvlOverride w:ilvl="4"/>
    <w:lvlOverride w:ilvl="5"/>
    <w:lvlOverride w:ilvl="6"/>
    <w:lvlOverride w:ilvl="7"/>
    <w:lvlOverride w:ilvl="8"/>
  </w:num>
  <w:num w:numId="14" w16cid:durableId="1051688029">
    <w:abstractNumId w:val="36"/>
    <w:lvlOverride w:ilvl="0"/>
    <w:lvlOverride w:ilvl="1"/>
    <w:lvlOverride w:ilvl="2"/>
    <w:lvlOverride w:ilvl="3"/>
    <w:lvlOverride w:ilvl="4"/>
    <w:lvlOverride w:ilvl="5"/>
    <w:lvlOverride w:ilvl="6"/>
    <w:lvlOverride w:ilvl="7"/>
    <w:lvlOverride w:ilvl="8"/>
  </w:num>
  <w:num w:numId="15" w16cid:durableId="1115372986">
    <w:abstractNumId w:val="39"/>
    <w:lvlOverride w:ilvl="0"/>
    <w:lvlOverride w:ilvl="1"/>
    <w:lvlOverride w:ilvl="2"/>
    <w:lvlOverride w:ilvl="3"/>
    <w:lvlOverride w:ilvl="4"/>
    <w:lvlOverride w:ilvl="5"/>
    <w:lvlOverride w:ilvl="6"/>
    <w:lvlOverride w:ilvl="7"/>
    <w:lvlOverride w:ilvl="8"/>
  </w:num>
  <w:num w:numId="16" w16cid:durableId="644244280">
    <w:abstractNumId w:val="20"/>
    <w:lvlOverride w:ilvl="0"/>
    <w:lvlOverride w:ilvl="1"/>
    <w:lvlOverride w:ilvl="2"/>
    <w:lvlOverride w:ilvl="3"/>
    <w:lvlOverride w:ilvl="4"/>
    <w:lvlOverride w:ilvl="5"/>
    <w:lvlOverride w:ilvl="6"/>
    <w:lvlOverride w:ilvl="7"/>
    <w:lvlOverride w:ilvl="8"/>
  </w:num>
  <w:num w:numId="17" w16cid:durableId="948245315">
    <w:abstractNumId w:val="33"/>
    <w:lvlOverride w:ilvl="0"/>
    <w:lvlOverride w:ilvl="1"/>
    <w:lvlOverride w:ilvl="2"/>
    <w:lvlOverride w:ilvl="3"/>
    <w:lvlOverride w:ilvl="4"/>
    <w:lvlOverride w:ilvl="5"/>
    <w:lvlOverride w:ilvl="6"/>
    <w:lvlOverride w:ilvl="7"/>
    <w:lvlOverride w:ilvl="8"/>
  </w:num>
  <w:num w:numId="18" w16cid:durableId="2105031067">
    <w:abstractNumId w:val="32"/>
    <w:lvlOverride w:ilvl="0"/>
    <w:lvlOverride w:ilvl="1"/>
    <w:lvlOverride w:ilvl="2"/>
    <w:lvlOverride w:ilvl="3"/>
    <w:lvlOverride w:ilvl="4"/>
    <w:lvlOverride w:ilvl="5"/>
    <w:lvlOverride w:ilvl="6"/>
    <w:lvlOverride w:ilvl="7"/>
    <w:lvlOverride w:ilvl="8"/>
  </w:num>
  <w:num w:numId="19" w16cid:durableId="1659384151">
    <w:abstractNumId w:val="54"/>
    <w:lvlOverride w:ilvl="0"/>
    <w:lvlOverride w:ilvl="1"/>
    <w:lvlOverride w:ilvl="2"/>
    <w:lvlOverride w:ilvl="3"/>
    <w:lvlOverride w:ilvl="4"/>
    <w:lvlOverride w:ilvl="5"/>
    <w:lvlOverride w:ilvl="6"/>
    <w:lvlOverride w:ilvl="7"/>
    <w:lvlOverride w:ilvl="8"/>
  </w:num>
  <w:num w:numId="20" w16cid:durableId="1185284231">
    <w:abstractNumId w:val="49"/>
    <w:lvlOverride w:ilvl="0"/>
    <w:lvlOverride w:ilvl="1"/>
    <w:lvlOverride w:ilvl="2"/>
    <w:lvlOverride w:ilvl="3"/>
    <w:lvlOverride w:ilvl="4"/>
    <w:lvlOverride w:ilvl="5"/>
    <w:lvlOverride w:ilvl="6"/>
    <w:lvlOverride w:ilvl="7"/>
    <w:lvlOverride w:ilvl="8"/>
  </w:num>
  <w:num w:numId="21" w16cid:durableId="1810780117">
    <w:abstractNumId w:val="30"/>
    <w:lvlOverride w:ilvl="0"/>
    <w:lvlOverride w:ilvl="1"/>
    <w:lvlOverride w:ilvl="2"/>
    <w:lvlOverride w:ilvl="3"/>
    <w:lvlOverride w:ilvl="4"/>
    <w:lvlOverride w:ilvl="5"/>
    <w:lvlOverride w:ilvl="6"/>
    <w:lvlOverride w:ilvl="7"/>
    <w:lvlOverride w:ilvl="8"/>
  </w:num>
  <w:num w:numId="22" w16cid:durableId="530996807">
    <w:abstractNumId w:val="37"/>
    <w:lvlOverride w:ilvl="0"/>
    <w:lvlOverride w:ilvl="1"/>
    <w:lvlOverride w:ilvl="2"/>
    <w:lvlOverride w:ilvl="3"/>
    <w:lvlOverride w:ilvl="4"/>
    <w:lvlOverride w:ilvl="5"/>
    <w:lvlOverride w:ilvl="6"/>
    <w:lvlOverride w:ilvl="7"/>
    <w:lvlOverride w:ilvl="8"/>
  </w:num>
  <w:num w:numId="23" w16cid:durableId="1532262970">
    <w:abstractNumId w:val="53"/>
    <w:lvlOverride w:ilvl="0"/>
    <w:lvlOverride w:ilvl="1"/>
    <w:lvlOverride w:ilvl="2"/>
    <w:lvlOverride w:ilvl="3"/>
    <w:lvlOverride w:ilvl="4"/>
    <w:lvlOverride w:ilvl="5"/>
    <w:lvlOverride w:ilvl="6"/>
    <w:lvlOverride w:ilvl="7"/>
    <w:lvlOverride w:ilvl="8"/>
  </w:num>
  <w:num w:numId="24" w16cid:durableId="474957757">
    <w:abstractNumId w:val="9"/>
    <w:lvlOverride w:ilvl="0"/>
    <w:lvlOverride w:ilvl="1"/>
    <w:lvlOverride w:ilvl="2"/>
    <w:lvlOverride w:ilvl="3"/>
    <w:lvlOverride w:ilvl="4"/>
    <w:lvlOverride w:ilvl="5"/>
    <w:lvlOverride w:ilvl="6"/>
    <w:lvlOverride w:ilvl="7"/>
    <w:lvlOverride w:ilvl="8"/>
  </w:num>
  <w:num w:numId="25" w16cid:durableId="1072657755">
    <w:abstractNumId w:val="3"/>
    <w:lvlOverride w:ilvl="0"/>
    <w:lvlOverride w:ilvl="1"/>
    <w:lvlOverride w:ilvl="2"/>
    <w:lvlOverride w:ilvl="3"/>
    <w:lvlOverride w:ilvl="4"/>
    <w:lvlOverride w:ilvl="5"/>
    <w:lvlOverride w:ilvl="6"/>
    <w:lvlOverride w:ilvl="7"/>
    <w:lvlOverride w:ilvl="8"/>
  </w:num>
  <w:num w:numId="26" w16cid:durableId="2144106996">
    <w:abstractNumId w:val="8"/>
    <w:lvlOverride w:ilvl="0"/>
    <w:lvlOverride w:ilvl="1"/>
    <w:lvlOverride w:ilvl="2"/>
    <w:lvlOverride w:ilvl="3"/>
    <w:lvlOverride w:ilvl="4"/>
    <w:lvlOverride w:ilvl="5"/>
    <w:lvlOverride w:ilvl="6"/>
    <w:lvlOverride w:ilvl="7"/>
    <w:lvlOverride w:ilvl="8"/>
  </w:num>
  <w:num w:numId="27" w16cid:durableId="1278950418">
    <w:abstractNumId w:val="48"/>
    <w:lvlOverride w:ilvl="0"/>
    <w:lvlOverride w:ilvl="1"/>
    <w:lvlOverride w:ilvl="2"/>
    <w:lvlOverride w:ilvl="3"/>
    <w:lvlOverride w:ilvl="4"/>
    <w:lvlOverride w:ilvl="5"/>
    <w:lvlOverride w:ilvl="6"/>
    <w:lvlOverride w:ilvl="7"/>
    <w:lvlOverride w:ilvl="8"/>
  </w:num>
  <w:num w:numId="28" w16cid:durableId="1024356338">
    <w:abstractNumId w:val="29"/>
  </w:num>
  <w:num w:numId="29" w16cid:durableId="1342245949">
    <w:abstractNumId w:val="25"/>
    <w:lvlOverride w:ilvl="0"/>
    <w:lvlOverride w:ilvl="1"/>
    <w:lvlOverride w:ilvl="2"/>
    <w:lvlOverride w:ilvl="3"/>
    <w:lvlOverride w:ilvl="4"/>
    <w:lvlOverride w:ilvl="5"/>
    <w:lvlOverride w:ilvl="6"/>
    <w:lvlOverride w:ilvl="7"/>
    <w:lvlOverride w:ilvl="8"/>
  </w:num>
  <w:num w:numId="30" w16cid:durableId="901790485">
    <w:abstractNumId w:val="10"/>
    <w:lvlOverride w:ilvl="0"/>
    <w:lvlOverride w:ilvl="1"/>
    <w:lvlOverride w:ilvl="2"/>
    <w:lvlOverride w:ilvl="3"/>
    <w:lvlOverride w:ilvl="4"/>
    <w:lvlOverride w:ilvl="5"/>
    <w:lvlOverride w:ilvl="6"/>
    <w:lvlOverride w:ilvl="7"/>
    <w:lvlOverride w:ilvl="8"/>
  </w:num>
  <w:num w:numId="31" w16cid:durableId="1752656593">
    <w:abstractNumId w:val="15"/>
    <w:lvlOverride w:ilvl="0"/>
    <w:lvlOverride w:ilvl="1"/>
    <w:lvlOverride w:ilvl="2"/>
    <w:lvlOverride w:ilvl="3"/>
    <w:lvlOverride w:ilvl="4"/>
    <w:lvlOverride w:ilvl="5"/>
    <w:lvlOverride w:ilvl="6"/>
    <w:lvlOverride w:ilvl="7"/>
    <w:lvlOverride w:ilvl="8"/>
  </w:num>
  <w:num w:numId="32" w16cid:durableId="301277896">
    <w:abstractNumId w:val="6"/>
    <w:lvlOverride w:ilvl="0"/>
    <w:lvlOverride w:ilvl="1"/>
    <w:lvlOverride w:ilvl="2"/>
    <w:lvlOverride w:ilvl="3"/>
    <w:lvlOverride w:ilvl="4"/>
    <w:lvlOverride w:ilvl="5"/>
    <w:lvlOverride w:ilvl="6"/>
    <w:lvlOverride w:ilvl="7"/>
    <w:lvlOverride w:ilvl="8"/>
  </w:num>
  <w:num w:numId="33" w16cid:durableId="2076737302">
    <w:abstractNumId w:val="22"/>
    <w:lvlOverride w:ilvl="0"/>
    <w:lvlOverride w:ilvl="1"/>
    <w:lvlOverride w:ilvl="2"/>
    <w:lvlOverride w:ilvl="3"/>
    <w:lvlOverride w:ilvl="4"/>
    <w:lvlOverride w:ilvl="5"/>
    <w:lvlOverride w:ilvl="6"/>
    <w:lvlOverride w:ilvl="7"/>
    <w:lvlOverride w:ilvl="8"/>
  </w:num>
  <w:num w:numId="34" w16cid:durableId="323705324">
    <w:abstractNumId w:val="11"/>
    <w:lvlOverride w:ilvl="0"/>
    <w:lvlOverride w:ilvl="1"/>
    <w:lvlOverride w:ilvl="2"/>
    <w:lvlOverride w:ilvl="3"/>
    <w:lvlOverride w:ilvl="4"/>
    <w:lvlOverride w:ilvl="5"/>
    <w:lvlOverride w:ilvl="6"/>
    <w:lvlOverride w:ilvl="7"/>
    <w:lvlOverride w:ilvl="8"/>
  </w:num>
  <w:num w:numId="35" w16cid:durableId="770127378">
    <w:abstractNumId w:val="35"/>
    <w:lvlOverride w:ilvl="0"/>
    <w:lvlOverride w:ilvl="1"/>
    <w:lvlOverride w:ilvl="2"/>
    <w:lvlOverride w:ilvl="3"/>
    <w:lvlOverride w:ilvl="4"/>
    <w:lvlOverride w:ilvl="5"/>
    <w:lvlOverride w:ilvl="6"/>
    <w:lvlOverride w:ilvl="7"/>
    <w:lvlOverride w:ilvl="8"/>
  </w:num>
  <w:num w:numId="36" w16cid:durableId="823394382">
    <w:abstractNumId w:val="43"/>
    <w:lvlOverride w:ilvl="0"/>
    <w:lvlOverride w:ilvl="1"/>
    <w:lvlOverride w:ilvl="2"/>
    <w:lvlOverride w:ilvl="3"/>
    <w:lvlOverride w:ilvl="4"/>
    <w:lvlOverride w:ilvl="5"/>
    <w:lvlOverride w:ilvl="6"/>
    <w:lvlOverride w:ilvl="7"/>
    <w:lvlOverride w:ilvl="8"/>
  </w:num>
  <w:num w:numId="37" w16cid:durableId="1738555221">
    <w:abstractNumId w:val="50"/>
  </w:num>
  <w:num w:numId="38" w16cid:durableId="1636981613">
    <w:abstractNumId w:val="7"/>
  </w:num>
  <w:num w:numId="39" w16cid:durableId="1799375755">
    <w:abstractNumId w:val="4"/>
  </w:num>
  <w:num w:numId="40" w16cid:durableId="1962301601">
    <w:abstractNumId w:val="17"/>
  </w:num>
  <w:num w:numId="41" w16cid:durableId="1541093367">
    <w:abstractNumId w:val="2"/>
  </w:num>
  <w:num w:numId="42" w16cid:durableId="2033340878">
    <w:abstractNumId w:val="38"/>
  </w:num>
  <w:num w:numId="43" w16cid:durableId="447436667">
    <w:abstractNumId w:val="42"/>
  </w:num>
  <w:num w:numId="44" w16cid:durableId="358356616">
    <w:abstractNumId w:val="23"/>
  </w:num>
  <w:num w:numId="45" w16cid:durableId="1625848438">
    <w:abstractNumId w:val="14"/>
  </w:num>
  <w:num w:numId="46" w16cid:durableId="730076393">
    <w:abstractNumId w:val="34"/>
  </w:num>
  <w:num w:numId="47" w16cid:durableId="130634132">
    <w:abstractNumId w:val="41"/>
  </w:num>
  <w:num w:numId="48" w16cid:durableId="662273513">
    <w:abstractNumId w:val="40"/>
  </w:num>
  <w:num w:numId="49" w16cid:durableId="1360856149">
    <w:abstractNumId w:val="27"/>
  </w:num>
  <w:num w:numId="50" w16cid:durableId="1778984553">
    <w:abstractNumId w:val="26"/>
  </w:num>
  <w:num w:numId="51" w16cid:durableId="632053964">
    <w:abstractNumId w:val="12"/>
  </w:num>
  <w:num w:numId="52" w16cid:durableId="1717002106">
    <w:abstractNumId w:val="3"/>
  </w:num>
  <w:num w:numId="53" w16cid:durableId="852649960">
    <w:abstractNumId w:val="19"/>
  </w:num>
  <w:num w:numId="54" w16cid:durableId="564029204">
    <w:abstractNumId w:val="45"/>
  </w:num>
  <w:num w:numId="55" w16cid:durableId="850140981">
    <w:abstractNumId w:val="1"/>
  </w:num>
  <w:num w:numId="56" w16cid:durableId="708453649">
    <w:abstractNumId w:val="5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tief, Ferdi">
    <w15:presenceInfo w15:providerId="AD" w15:userId="S::ferdi.retief@accenture.com::974286d5-791f-4882-b2f6-5b4272fec42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35D"/>
    <w:rsid w:val="0004094F"/>
    <w:rsid w:val="001231C8"/>
    <w:rsid w:val="00137F43"/>
    <w:rsid w:val="00146ED7"/>
    <w:rsid w:val="00211BAF"/>
    <w:rsid w:val="0023750B"/>
    <w:rsid w:val="00312A0A"/>
    <w:rsid w:val="003364DA"/>
    <w:rsid w:val="00351DA6"/>
    <w:rsid w:val="003843F3"/>
    <w:rsid w:val="003C06A9"/>
    <w:rsid w:val="003D731F"/>
    <w:rsid w:val="00431992"/>
    <w:rsid w:val="00454A5D"/>
    <w:rsid w:val="004678DF"/>
    <w:rsid w:val="004975B6"/>
    <w:rsid w:val="004E1F8C"/>
    <w:rsid w:val="00506720"/>
    <w:rsid w:val="00515C17"/>
    <w:rsid w:val="005318A4"/>
    <w:rsid w:val="0055089E"/>
    <w:rsid w:val="005C6959"/>
    <w:rsid w:val="00651BC7"/>
    <w:rsid w:val="0065575D"/>
    <w:rsid w:val="007E6B91"/>
    <w:rsid w:val="00807CF1"/>
    <w:rsid w:val="00833BCF"/>
    <w:rsid w:val="00876286"/>
    <w:rsid w:val="00890EC8"/>
    <w:rsid w:val="009C554A"/>
    <w:rsid w:val="00A164F8"/>
    <w:rsid w:val="00A30CBC"/>
    <w:rsid w:val="00A73B98"/>
    <w:rsid w:val="00AC0726"/>
    <w:rsid w:val="00AF61C1"/>
    <w:rsid w:val="00C83666"/>
    <w:rsid w:val="00CA135D"/>
    <w:rsid w:val="00CD6D76"/>
    <w:rsid w:val="00D4061E"/>
    <w:rsid w:val="00D4669A"/>
    <w:rsid w:val="00D849AD"/>
    <w:rsid w:val="00DB125D"/>
    <w:rsid w:val="00EA0A24"/>
    <w:rsid w:val="00EC40AF"/>
    <w:rsid w:val="00F727E3"/>
    <w:rsid w:val="00F82231"/>
    <w:rsid w:val="00F86392"/>
    <w:rsid w:val="00FE66C0"/>
    <w:rsid w:val="00FE7741"/>
    <w:rsid w:val="00FF7B29"/>
    <w:rsid w:val="62735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C083"/>
  <w15:chartTrackingRefBased/>
  <w15:docId w15:val="{1253F1BF-51A0-4EED-AB47-2E4F8C3CB7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cs="Calibri" w:eastAsiaTheme="minorHAns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A13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3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35D"/>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35D"/>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35D"/>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35D"/>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35D"/>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35D"/>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35D"/>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A135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A135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A135D"/>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A135D"/>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A135D"/>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A135D"/>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A135D"/>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A135D"/>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A135D"/>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CA13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A13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A135D"/>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A135D"/>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35D"/>
    <w:pPr>
      <w:spacing w:before="160"/>
      <w:jc w:val="center"/>
    </w:pPr>
    <w:rPr>
      <w:i/>
      <w:iCs/>
      <w:color w:val="404040" w:themeColor="text1" w:themeTint="BF"/>
    </w:rPr>
  </w:style>
  <w:style w:type="character" w:styleId="QuoteChar" w:customStyle="1">
    <w:name w:val="Quote Char"/>
    <w:basedOn w:val="DefaultParagraphFont"/>
    <w:link w:val="Quote"/>
    <w:uiPriority w:val="29"/>
    <w:rsid w:val="00CA135D"/>
    <w:rPr>
      <w:i/>
      <w:iCs/>
      <w:color w:val="404040" w:themeColor="text1" w:themeTint="BF"/>
    </w:rPr>
  </w:style>
  <w:style w:type="paragraph" w:styleId="ListParagraph">
    <w:name w:val="List Paragraph"/>
    <w:basedOn w:val="Normal"/>
    <w:uiPriority w:val="34"/>
    <w:qFormat/>
    <w:rsid w:val="00CA135D"/>
    <w:pPr>
      <w:ind w:left="720"/>
      <w:contextualSpacing/>
    </w:pPr>
  </w:style>
  <w:style w:type="character" w:styleId="IntenseEmphasis">
    <w:name w:val="Intense Emphasis"/>
    <w:basedOn w:val="DefaultParagraphFont"/>
    <w:uiPriority w:val="21"/>
    <w:qFormat/>
    <w:rsid w:val="00CA135D"/>
    <w:rPr>
      <w:i/>
      <w:iCs/>
      <w:color w:val="0F4761" w:themeColor="accent1" w:themeShade="BF"/>
    </w:rPr>
  </w:style>
  <w:style w:type="paragraph" w:styleId="IntenseQuote">
    <w:name w:val="Intense Quote"/>
    <w:basedOn w:val="Normal"/>
    <w:next w:val="Normal"/>
    <w:link w:val="IntenseQuoteChar"/>
    <w:uiPriority w:val="30"/>
    <w:qFormat/>
    <w:rsid w:val="00CA13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A135D"/>
    <w:rPr>
      <w:i/>
      <w:iCs/>
      <w:color w:val="0F4761" w:themeColor="accent1" w:themeShade="BF"/>
    </w:rPr>
  </w:style>
  <w:style w:type="character" w:styleId="IntenseReference">
    <w:name w:val="Intense Reference"/>
    <w:basedOn w:val="DefaultParagraphFont"/>
    <w:uiPriority w:val="32"/>
    <w:qFormat/>
    <w:rsid w:val="00CA135D"/>
    <w:rPr>
      <w:b/>
      <w:bCs/>
      <w:smallCaps/>
      <w:color w:val="0F4761" w:themeColor="accent1" w:themeShade="BF"/>
      <w:spacing w:val="5"/>
    </w:rPr>
  </w:style>
  <w:style w:type="paragraph" w:styleId="CommentText">
    <w:name w:val="Comment Text"/>
    <w:basedOn w:val="Normal"/>
    <w:link w:val="CommentTextChar"/>
    <w:uiPriority w:val="99"/>
    <w:semiHidden/>
    <w:unhideWhenUsed/>
    <w:rsid w:val="00FE7741"/>
    <w:pPr>
      <w:spacing w:line="240" w:lineRule="auto"/>
    </w:pPr>
    <w:rPr>
      <w:rFonts w:eastAsia="Calibri" w:cs="Arial"/>
      <w:kern w:val="0"/>
      <w:sz w:val="20"/>
      <w:szCs w:val="20"/>
      <w14:ligatures w14:val="none"/>
    </w:rPr>
  </w:style>
  <w:style w:type="character" w:styleId="CommentTextChar" w:customStyle="1">
    <w:name w:val="Comment Text Char"/>
    <w:basedOn w:val="DefaultParagraphFont"/>
    <w:link w:val="CommentText"/>
    <w:uiPriority w:val="99"/>
    <w:semiHidden/>
    <w:rsid w:val="00FE7741"/>
    <w:rPr>
      <w:rFonts w:eastAsia="Calibri" w:cs="Arial"/>
      <w:kern w:val="0"/>
      <w:sz w:val="20"/>
      <w:szCs w:val="20"/>
      <w14:ligatures w14:val="none"/>
    </w:rPr>
  </w:style>
  <w:style w:type="character" w:styleId="CommentReference">
    <w:name w:val="Comment Reference"/>
    <w:basedOn w:val="DefaultParagraphFont"/>
    <w:uiPriority w:val="99"/>
    <w:semiHidden/>
    <w:unhideWhenUsed/>
    <w:rsid w:val="00FE7741"/>
    <w:rPr>
      <w:sz w:val="16"/>
      <w:szCs w:val="16"/>
    </w:rPr>
  </w:style>
  <w:style w:type="table" w:styleId="GridTable4-Accent41" w:customStyle="1">
    <w:name w:val="Grid Table 4 - Accent 41"/>
    <w:basedOn w:val="TableNormal"/>
    <w:uiPriority w:val="49"/>
    <w:rsid w:val="00FE7741"/>
    <w:pPr>
      <w:spacing w:after="0" w:line="240" w:lineRule="auto"/>
    </w:pPr>
    <w:rPr>
      <w:rFonts w:eastAsia="Aptos"/>
      <w:lang w:eastAsia="ja-JP"/>
    </w:rPr>
    <w:tblPr>
      <w:tblStyleRowBandSize w:val="1"/>
      <w:tblStyleColBandSize w:val="1"/>
      <w:tblInd w:w="0" w:type="nil"/>
      <w:tblBorders>
        <w:top w:val="single" w:color="60CAF3" w:sz="4" w:space="0"/>
        <w:left w:val="single" w:color="60CAF3" w:sz="4" w:space="0"/>
        <w:bottom w:val="single" w:color="60CAF3" w:sz="4" w:space="0"/>
        <w:right w:val="single" w:color="60CAF3" w:sz="4" w:space="0"/>
        <w:insideH w:val="single" w:color="60CAF3" w:sz="4" w:space="0"/>
        <w:insideV w:val="single" w:color="60CAF3" w:sz="4" w:space="0"/>
      </w:tblBorders>
    </w:tblPr>
    <w:tblStylePr w:type="firstRow">
      <w:rPr>
        <w:b/>
        <w:bCs/>
        <w:color w:val="FFFFFF"/>
      </w:rPr>
      <w:tblPr/>
      <w:tcPr>
        <w:tcBorders>
          <w:top w:val="single" w:color="0F9ED5" w:sz="4" w:space="0"/>
          <w:left w:val="single" w:color="0F9ED5" w:sz="4" w:space="0"/>
          <w:bottom w:val="single" w:color="0F9ED5" w:sz="4" w:space="0"/>
          <w:right w:val="single" w:color="0F9ED5" w:sz="4" w:space="0"/>
          <w:insideH w:val="nil"/>
          <w:insideV w:val="nil"/>
        </w:tcBorders>
        <w:shd w:val="clear" w:color="auto" w:fill="0F9ED5"/>
      </w:tcPr>
    </w:tblStylePr>
    <w:tblStylePr w:type="lastRow">
      <w:rPr>
        <w:b/>
        <w:bCs/>
      </w:rPr>
      <w:tblPr/>
      <w:tcPr>
        <w:tcBorders>
          <w:top w:val="double" w:color="0F9ED5" w:sz="4" w:space="0"/>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character" w:styleId="Mention">
    <w:name w:val="Mention"/>
    <w:basedOn w:val="DefaultParagraphFont"/>
    <w:uiPriority w:val="99"/>
    <w:unhideWhenUsed/>
    <w:rsid w:val="00FE774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customXml" Target="../customXml/item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2.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11C2C6F2FC704EB7357E51834B3BC5" ma:contentTypeVersion="8" ma:contentTypeDescription="Create a new document." ma:contentTypeScope="" ma:versionID="6e0bcfe7efe58eb17b6ff768c9946dd7">
  <xsd:schema xmlns:xsd="http://www.w3.org/2001/XMLSchema" xmlns:xs="http://www.w3.org/2001/XMLSchema" xmlns:p="http://schemas.microsoft.com/office/2006/metadata/properties" xmlns:ns2="1b1ab12d-044e-4288-a58e-4046a175aee2" targetNamespace="http://schemas.microsoft.com/office/2006/metadata/properties" ma:root="true" ma:fieldsID="08af813a154bb6d0844ba6cce98d4f9d" ns2:_="">
    <xsd:import namespace="1b1ab12d-044e-4288-a58e-4046a175ae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b12d-044e-4288-a58e-4046a175ae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6DB4C7-2539-4323-84E0-CF0E60A62ECE}"/>
</file>

<file path=customXml/itemProps2.xml><?xml version="1.0" encoding="utf-8"?>
<ds:datastoreItem xmlns:ds="http://schemas.openxmlformats.org/officeDocument/2006/customXml" ds:itemID="{550219AC-F0CA-4819-B910-5274BC352DD9}"/>
</file>

<file path=customXml/itemProps3.xml><?xml version="1.0" encoding="utf-8"?>
<ds:datastoreItem xmlns:ds="http://schemas.openxmlformats.org/officeDocument/2006/customXml" ds:itemID="{1CBA6ACB-C425-476E-AA66-84226BE61565}"/>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Pradeep R, Pradeep R</dc:creator>
  <keywords/>
  <dc:description/>
  <lastModifiedBy>Kumar, Ashish cu</lastModifiedBy>
  <revision>48</revision>
  <dcterms:created xsi:type="dcterms:W3CDTF">2026-03-16T09:48:00.0000000Z</dcterms:created>
  <dcterms:modified xsi:type="dcterms:W3CDTF">2026-03-17T05:23:54.7671464Z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0x010100C111C2C6F2FC704EB7357E51834B3BC5</vt:lpwstr>
  </property>
  <property fmtid="{D5CDD505-2E9C-101B-9397-08002B2CF9AE}" pid="4" name="docLang">
    <vt:lpwstr>en</vt:lpwstr>
  </property>
</Properties>
</file>